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8CCD54" w14:textId="77777777" w:rsidR="00B17F36" w:rsidRPr="00322A01" w:rsidRDefault="00B17F36">
      <w:pPr>
        <w:rPr>
          <w:lang w:val="en-US"/>
        </w:rPr>
      </w:pPr>
    </w:p>
    <w:p w14:paraId="1CADC518" w14:textId="77777777" w:rsidR="00C4004A" w:rsidRPr="00C4004A" w:rsidRDefault="00C4004A" w:rsidP="00C4004A">
      <w:pPr>
        <w:spacing w:line="240" w:lineRule="auto"/>
        <w:jc w:val="center"/>
        <w:outlineLvl w:val="0"/>
        <w:rPr>
          <w:rFonts w:ascii="Times New Roman" w:hAnsi="Times New Roman"/>
          <w:b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  <w:szCs w:val="28"/>
          <w:lang w:val="en-US"/>
        </w:rPr>
        <w:t>Comp</w:t>
      </w:r>
      <w:r w:rsidRPr="00C4004A">
        <w:rPr>
          <w:rFonts w:ascii="Times New Roman" w:hAnsi="Times New Roman"/>
          <w:b/>
          <w:sz w:val="28"/>
          <w:szCs w:val="28"/>
          <w:lang w:val="ru-RU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my</w:t>
      </w:r>
      <w:r w:rsidRPr="00C4004A">
        <w:rPr>
          <w:rFonts w:ascii="Times New Roman" w:hAnsi="Times New Roman"/>
          <w:b/>
          <w:sz w:val="28"/>
          <w:szCs w:val="28"/>
          <w:lang w:val="ru-RU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vs</w:t>
      </w:r>
      <w:r w:rsidRPr="00C4004A">
        <w:rPr>
          <w:rFonts w:ascii="Times New Roman" w:hAnsi="Times New Roman"/>
          <w:b/>
          <w:sz w:val="28"/>
          <w:szCs w:val="28"/>
          <w:lang w:val="ru-RU"/>
        </w:rPr>
        <w:t>_</w:t>
      </w:r>
      <w:r>
        <w:rPr>
          <w:rFonts w:ascii="Times New Roman" w:hAnsi="Times New Roman"/>
          <w:b/>
          <w:sz w:val="28"/>
          <w:szCs w:val="28"/>
          <w:lang w:val="en-US"/>
        </w:rPr>
        <w:t>Keld</w:t>
      </w:r>
      <w:r w:rsidRPr="00C4004A">
        <w:rPr>
          <w:rFonts w:ascii="Times New Roman" w:hAnsi="Times New Roman"/>
          <w:b/>
          <w:sz w:val="28"/>
          <w:szCs w:val="28"/>
          <w:lang w:val="ru-RU"/>
        </w:rPr>
        <w:t>.</w:t>
      </w:r>
      <w:r>
        <w:rPr>
          <w:rFonts w:ascii="Times New Roman" w:hAnsi="Times New Roman"/>
          <w:b/>
          <w:sz w:val="28"/>
          <w:szCs w:val="28"/>
          <w:lang w:val="en-US"/>
        </w:rPr>
        <w:t>doc</w:t>
      </w:r>
    </w:p>
    <w:p w14:paraId="516ED853" w14:textId="77777777" w:rsidR="00C4004A" w:rsidRPr="00C4004A" w:rsidRDefault="00963819" w:rsidP="00C4004A">
      <w:pPr>
        <w:spacing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4"/>
          <w:szCs w:val="24"/>
          <w:lang w:val="en-US"/>
        </w:rPr>
        <w:t>[</w:t>
      </w:r>
      <w:r w:rsidR="00C4004A" w:rsidRPr="00963819">
        <w:rPr>
          <w:rFonts w:ascii="Times New Roman" w:hAnsi="Times New Roman"/>
          <w:color w:val="000000"/>
          <w:sz w:val="24"/>
          <w:szCs w:val="24"/>
          <w:lang w:val="en-US"/>
        </w:rPr>
        <w:t>1</w:t>
      </w:r>
      <w:r>
        <w:rPr>
          <w:rFonts w:ascii="Times New Roman" w:hAnsi="Times New Roman"/>
          <w:color w:val="000000"/>
          <w:sz w:val="24"/>
          <w:szCs w:val="24"/>
          <w:lang w:val="en-US"/>
        </w:rPr>
        <w:t>]</w:t>
      </w:r>
      <w:r w:rsidR="00C4004A" w:rsidRPr="00963819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r w:rsidR="00C4004A" w:rsidRPr="00846901">
        <w:rPr>
          <w:rFonts w:ascii="Times New Roman" w:hAnsi="Times New Roman"/>
          <w:color w:val="000000"/>
          <w:sz w:val="28"/>
          <w:szCs w:val="28"/>
          <w:lang w:val="en-US"/>
        </w:rPr>
        <w:t>Sov. Phys. JETP 20, 1307 (1964), / ionization in the field of a strong electromagnetic wave.</w:t>
      </w:r>
      <w:r w:rsidRPr="00963819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Pr="00963819">
        <w:rPr>
          <w:rFonts w:ascii="Times New Roman" w:hAnsi="Times New Roman"/>
          <w:color w:val="000000"/>
          <w:sz w:val="28"/>
          <w:szCs w:val="28"/>
          <w:lang w:val="ru-RU"/>
        </w:rPr>
        <w:t>(</w:t>
      </w:r>
      <w:r w:rsidRPr="00C4004A">
        <w:rPr>
          <w:rFonts w:ascii="Times New Roman" w:hAnsi="Times New Roman"/>
          <w:color w:val="000000"/>
          <w:sz w:val="28"/>
          <w:szCs w:val="28"/>
          <w:lang w:val="ru-RU"/>
        </w:rPr>
        <w:t xml:space="preserve">Л.В. Келдыш Ионизация в поле сильной электромагнитной волны ЖЭТФ 1964, т.47, в. 5(11), с.1945-1957. </w:t>
      </w:r>
      <w:r w:rsidRPr="00C4004A">
        <w:rPr>
          <w:rFonts w:ascii="Times New Roman" w:hAnsi="Times New Roman"/>
          <w:color w:val="000000"/>
          <w:sz w:val="28"/>
          <w:szCs w:val="28"/>
          <w:lang w:val="en-US"/>
        </w:rPr>
        <w:t>(</w:t>
      </w:r>
      <w:r w:rsidRPr="00846901">
        <w:rPr>
          <w:rFonts w:ascii="Times New Roman" w:hAnsi="Times New Roman"/>
          <w:color w:val="000000"/>
          <w:sz w:val="28"/>
          <w:szCs w:val="28"/>
          <w:lang w:val="en-US"/>
        </w:rPr>
        <w:t>L.V.Keldysh Zh.Eksp.Teor.Fiz.</w:t>
      </w:r>
      <w:r w:rsidRPr="00846901">
        <w:rPr>
          <w:rFonts w:ascii="Times New Roman" w:hAnsi="Times New Roman"/>
          <w:b/>
          <w:color w:val="000000"/>
          <w:sz w:val="28"/>
          <w:szCs w:val="28"/>
          <w:lang w:val="en-US"/>
        </w:rPr>
        <w:t>47</w:t>
      </w:r>
      <w:r w:rsidRPr="00846901">
        <w:rPr>
          <w:rFonts w:ascii="Times New Roman" w:hAnsi="Times New Roman"/>
          <w:color w:val="000000"/>
          <w:sz w:val="28"/>
          <w:szCs w:val="28"/>
          <w:lang w:val="en-US"/>
        </w:rPr>
        <w:t>, 1945 (1964))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246DC13E" w14:textId="77777777" w:rsidR="00C4004A" w:rsidRPr="00C4004A" w:rsidRDefault="00C4004A" w:rsidP="00C4004A">
      <w:pPr>
        <w:spacing w:line="240" w:lineRule="auto"/>
        <w:contextualSpacing/>
        <w:jc w:val="both"/>
        <w:rPr>
          <w:rFonts w:ascii="Times New Roman" w:hAnsi="Times New Roman"/>
          <w:color w:val="000000"/>
          <w:sz w:val="28"/>
          <w:szCs w:val="28"/>
          <w:lang w:val="en-US"/>
        </w:rPr>
      </w:pPr>
    </w:p>
    <w:p w14:paraId="219B403E" w14:textId="77777777" w:rsidR="00C4004A" w:rsidRPr="00C4004A" w:rsidRDefault="00963819" w:rsidP="00C4004A">
      <w:pPr>
        <w:spacing w:line="240" w:lineRule="auto"/>
        <w:contextualSpacing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color w:val="000000"/>
          <w:sz w:val="28"/>
          <w:szCs w:val="28"/>
          <w:lang w:val="en-US"/>
        </w:rPr>
        <w:t>[</w:t>
      </w:r>
      <w:r w:rsidR="00C4004A" w:rsidRPr="00846901">
        <w:rPr>
          <w:rFonts w:ascii="Times New Roman" w:hAnsi="Times New Roman"/>
          <w:color w:val="000000"/>
          <w:sz w:val="28"/>
          <w:szCs w:val="28"/>
          <w:lang w:val="en-US"/>
        </w:rPr>
        <w:t>2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]</w:t>
      </w:r>
      <w:r w:rsidR="00C4004A" w:rsidRPr="00846901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r w:rsidR="00C4004A" w:rsidRPr="00846901">
        <w:rPr>
          <w:rFonts w:ascii="Times New Roman" w:hAnsi="Times New Roman"/>
          <w:sz w:val="28"/>
          <w:szCs w:val="28"/>
          <w:lang w:val="en-US"/>
        </w:rPr>
        <w:t>J.R. Gulley Ultrafast laser-induced damage and the influence of spectral effects//Optical Engineering 2012, Vol. 51(12), 121805 8 pages).</w:t>
      </w:r>
    </w:p>
    <w:p w14:paraId="5BFC4065" w14:textId="77777777" w:rsidR="00C4004A" w:rsidRDefault="00C4004A">
      <w:pPr>
        <w:rPr>
          <w:rFonts w:ascii="Times New Roman" w:hAnsi="Times New Roman"/>
          <w:sz w:val="28"/>
          <w:szCs w:val="28"/>
          <w:lang w:val="en-US"/>
        </w:rPr>
      </w:pPr>
    </w:p>
    <w:p w14:paraId="773F5388" w14:textId="77777777" w:rsidR="00C4004A" w:rsidRDefault="00C4004A">
      <w:pPr>
        <w:rPr>
          <w:rFonts w:ascii="Times New Roman" w:hAnsi="Times New Roman"/>
          <w:sz w:val="28"/>
          <w:szCs w:val="28"/>
          <w:lang w:val="en-US"/>
        </w:rPr>
      </w:pPr>
    </w:p>
    <w:p w14:paraId="53747760" w14:textId="77777777" w:rsidR="00C4004A" w:rsidRPr="00C4004A" w:rsidRDefault="00C4004A" w:rsidP="00C4004A">
      <w:pPr>
        <w:spacing w:line="240" w:lineRule="auto"/>
        <w:jc w:val="center"/>
        <w:outlineLvl w:val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Definitions</w:t>
      </w:r>
      <w:r w:rsidRPr="00C4004A">
        <w:rPr>
          <w:rFonts w:ascii="Times New Roman" w:hAnsi="Times New Roman"/>
          <w:b/>
          <w:sz w:val="28"/>
          <w:szCs w:val="28"/>
          <w:lang w:val="en-US"/>
        </w:rPr>
        <w:t>.</w:t>
      </w:r>
    </w:p>
    <w:p w14:paraId="3614782A" w14:textId="77777777" w:rsidR="00C4004A" w:rsidRPr="00F34DFA" w:rsidRDefault="00C4004A" w:rsidP="00C4004A">
      <w:pPr>
        <w:rPr>
          <w:rFonts w:ascii="Times New Roman" w:hAnsi="Times New Roman"/>
          <w:sz w:val="28"/>
          <w:szCs w:val="28"/>
          <w:lang w:val="en-US"/>
        </w:rPr>
      </w:pPr>
      <w:r w:rsidRPr="00C4004A">
        <w:rPr>
          <w:rFonts w:ascii="Times New Roman" w:hAnsi="Times New Roman"/>
          <w:b/>
          <w:sz w:val="28"/>
          <w:szCs w:val="28"/>
          <w:lang w:val="en-US"/>
        </w:rPr>
        <w:t>A)</w:t>
      </w:r>
      <w:r w:rsidRPr="00C4004A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846901">
        <w:rPr>
          <w:rFonts w:ascii="Times New Roman" w:hAnsi="Times New Roman"/>
          <w:position w:val="-12"/>
          <w:sz w:val="28"/>
          <w:szCs w:val="28"/>
        </w:rPr>
        <w:object w:dxaOrig="639" w:dyaOrig="380" w14:anchorId="1147F3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19.5pt" o:ole="">
            <v:imagedata r:id="rId8" o:title=""/>
          </v:shape>
          <o:OLEObject Type="Embed" ProgID="Equation.DSMT4" ShapeID="_x0000_i1025" DrawAspect="Content" ObjectID="_1611678551" r:id="rId9"/>
        </w:object>
      </w:r>
      <w:r w:rsidRPr="00C4004A">
        <w:rPr>
          <w:rFonts w:ascii="Times New Roman" w:hAnsi="Times New Roman"/>
          <w:sz w:val="28"/>
          <w:szCs w:val="28"/>
          <w:lang w:val="en-US"/>
        </w:rPr>
        <w:t xml:space="preserve"> – </w:t>
      </w:r>
      <w:r w:rsidRPr="00F34DFA">
        <w:rPr>
          <w:rFonts w:ascii="Times New Roman" w:hAnsi="Times New Roman"/>
          <w:sz w:val="28"/>
          <w:szCs w:val="28"/>
          <w:lang w:val="en-US"/>
        </w:rPr>
        <w:t>atom ionization rate calculated numerically under following assumptions:</w:t>
      </w:r>
    </w:p>
    <w:p w14:paraId="4A52B860" w14:textId="77777777" w:rsidR="00C4004A" w:rsidRPr="00B94257" w:rsidRDefault="00C4004A" w:rsidP="00C4004A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 w:rsidRPr="00C4004A">
        <w:rPr>
          <w:rFonts w:ascii="Times New Roman" w:hAnsi="Times New Roman"/>
          <w:sz w:val="28"/>
          <w:szCs w:val="28"/>
          <w:lang w:val="en-US"/>
        </w:rPr>
        <w:t>Hydrogen-</w:t>
      </w:r>
      <w:r>
        <w:rPr>
          <w:rFonts w:ascii="Times New Roman" w:hAnsi="Times New Roman"/>
          <w:sz w:val="28"/>
          <w:szCs w:val="28"/>
          <w:lang w:val="en-US"/>
        </w:rPr>
        <w:t xml:space="preserve">like ion with ground state ionization energy </w:t>
      </w:r>
      <w:r w:rsidRPr="00884087">
        <w:rPr>
          <w:rFonts w:ascii="Times New Roman" w:hAnsi="Times New Roman"/>
          <w:position w:val="-14"/>
          <w:sz w:val="24"/>
          <w:szCs w:val="24"/>
        </w:rPr>
        <w:object w:dxaOrig="1780" w:dyaOrig="400" w14:anchorId="10643C4F">
          <v:shape id="_x0000_i1026" type="#_x0000_t75" style="width:88.5pt;height:19.5pt" o:ole="">
            <v:imagedata r:id="rId10" o:title=""/>
          </v:shape>
          <o:OLEObject Type="Embed" ProgID="Equation.DSMT4" ShapeID="_x0000_i1026" DrawAspect="Content" ObjectID="_1611678552" r:id="rId11"/>
        </w:object>
      </w:r>
      <w:r w:rsidRPr="00C4004A">
        <w:rPr>
          <w:rFonts w:ascii="Times New Roman" w:hAnsi="Times New Roman"/>
          <w:sz w:val="24"/>
          <w:szCs w:val="24"/>
          <w:lang w:val="en-US"/>
        </w:rPr>
        <w:t xml:space="preserve">, </w:t>
      </w:r>
      <w:r w:rsidRPr="00884087">
        <w:rPr>
          <w:rFonts w:ascii="Times New Roman" w:hAnsi="Times New Roman"/>
          <w:position w:val="-6"/>
          <w:sz w:val="24"/>
          <w:szCs w:val="24"/>
        </w:rPr>
        <w:object w:dxaOrig="800" w:dyaOrig="320" w14:anchorId="706A6B4D">
          <v:shape id="_x0000_i1027" type="#_x0000_t75" style="width:40.5pt;height:16.5pt" o:ole="">
            <v:imagedata r:id="rId12" o:title=""/>
          </v:shape>
          <o:OLEObject Type="Embed" ProgID="Equation.DSMT4" ShapeID="_x0000_i1027" DrawAspect="Content" ObjectID="_1611678553" r:id="rId13"/>
        </w:object>
      </w:r>
      <w:r w:rsidRPr="00C4004A"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/>
          <w:sz w:val="24"/>
          <w:szCs w:val="24"/>
          <w:lang w:val="en-US"/>
        </w:rPr>
        <w:t>(</w:t>
      </w:r>
      <w:r w:rsidRPr="00910304">
        <w:rPr>
          <w:rFonts w:ascii="Times New Roman" w:hAnsi="Times New Roman"/>
          <w:i/>
          <w:sz w:val="24"/>
          <w:szCs w:val="24"/>
          <w:lang w:val="en-US"/>
        </w:rPr>
        <w:t>Z</w:t>
      </w:r>
      <w:r>
        <w:rPr>
          <w:rFonts w:ascii="Times New Roman" w:hAnsi="Times New Roman"/>
          <w:i/>
          <w:sz w:val="24"/>
          <w:szCs w:val="24"/>
          <w:lang w:val="en-US"/>
        </w:rPr>
        <w:t xml:space="preserve"> is ion charge)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4004A">
        <w:rPr>
          <w:rFonts w:ascii="Times New Roman" w:hAnsi="Times New Roman"/>
          <w:sz w:val="28"/>
          <w:szCs w:val="28"/>
          <w:lang w:val="en-US"/>
        </w:rPr>
        <w:t>is assumed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14:paraId="627821E6" w14:textId="77777777" w:rsidR="00CD7328" w:rsidRPr="00CD7328" w:rsidRDefault="00CD7328" w:rsidP="00CD7328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 w:rsidRPr="00CD7328">
        <w:rPr>
          <w:rFonts w:ascii="Times New Roman" w:hAnsi="Times New Roman"/>
          <w:sz w:val="28"/>
          <w:szCs w:val="28"/>
          <w:lang w:val="en-US"/>
        </w:rPr>
        <w:t>Only gr</w:t>
      </w:r>
      <w:r>
        <w:rPr>
          <w:rFonts w:ascii="Times New Roman" w:hAnsi="Times New Roman"/>
          <w:sz w:val="28"/>
          <w:szCs w:val="28"/>
          <w:lang w:val="en-US"/>
        </w:rPr>
        <w:t xml:space="preserve">ound state with wave function </w:t>
      </w:r>
      <w:r w:rsidRPr="00134ED4">
        <w:rPr>
          <w:rFonts w:ascii="Times New Roman" w:hAnsi="Times New Roman"/>
          <w:color w:val="000000"/>
          <w:position w:val="-12"/>
          <w:sz w:val="28"/>
        </w:rPr>
        <w:object w:dxaOrig="2200" w:dyaOrig="400" w14:anchorId="3DA3698D">
          <v:shape id="_x0000_i1028" type="#_x0000_t75" style="width:109.5pt;height:19.5pt" o:ole="">
            <v:imagedata r:id="rId14" o:title=""/>
          </v:shape>
          <o:OLEObject Type="Embed" ProgID="Equation.DSMT4" ShapeID="_x0000_i1028" DrawAspect="Content" ObjectID="_1611678554" r:id="rId15"/>
        </w:object>
      </w:r>
      <w:r w:rsidRPr="00CD7328">
        <w:rPr>
          <w:rFonts w:ascii="Times New Roman" w:hAnsi="Times New Roman"/>
          <w:color w:val="000000"/>
          <w:sz w:val="28"/>
          <w:lang w:val="en-US"/>
        </w:rPr>
        <w:t xml:space="preserve"> (</w:t>
      </w:r>
      <w:r w:rsidRPr="0053173C">
        <w:rPr>
          <w:rFonts w:ascii="Times New Roman" w:hAnsi="Times New Roman"/>
          <w:position w:val="-12"/>
          <w:sz w:val="28"/>
          <w:szCs w:val="28"/>
        </w:rPr>
        <w:object w:dxaOrig="1440" w:dyaOrig="380" w14:anchorId="41151460">
          <v:shape id="_x0000_i1029" type="#_x0000_t75" style="width:1in;height:19.5pt" o:ole="">
            <v:imagedata r:id="rId16" o:title=""/>
          </v:shape>
          <o:OLEObject Type="Embed" ProgID="Equation.DSMT4" ShapeID="_x0000_i1029" DrawAspect="Content" ObjectID="_1611678555" r:id="rId17"/>
        </w:object>
      </w:r>
      <w:r w:rsidRPr="00CD7328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094AB9">
        <w:rPr>
          <w:rFonts w:ascii="Times New Roman" w:hAnsi="Times New Roman"/>
          <w:position w:val="-14"/>
          <w:sz w:val="24"/>
          <w:szCs w:val="24"/>
        </w:rPr>
        <w:object w:dxaOrig="1740" w:dyaOrig="400" w14:anchorId="60BB6BA8">
          <v:shape id="_x0000_i1030" type="#_x0000_t75" style="width:87pt;height:19.5pt" o:ole="">
            <v:imagedata r:id="rId18" o:title=""/>
          </v:shape>
          <o:OLEObject Type="Embed" ProgID="Equation.DSMT4" ShapeID="_x0000_i1030" DrawAspect="Content" ObjectID="_1611678556" r:id="rId19"/>
        </w:object>
      </w:r>
      <w:r w:rsidRPr="00CD7328">
        <w:rPr>
          <w:rFonts w:ascii="Times New Roman" w:hAnsi="Times New Roman"/>
          <w:color w:val="000000"/>
          <w:sz w:val="28"/>
          <w:lang w:val="en-US"/>
        </w:rPr>
        <w:t xml:space="preserve">) </w:t>
      </w:r>
      <w:r w:rsidRPr="00CD7328">
        <w:rPr>
          <w:rFonts w:ascii="Times New Roman" w:hAnsi="Times New Roman"/>
          <w:sz w:val="28"/>
          <w:szCs w:val="28"/>
          <w:lang w:val="en-US"/>
        </w:rPr>
        <w:t xml:space="preserve"> and states of continuum spectrum are involved in </w:t>
      </w:r>
      <w:r w:rsidR="008141CC">
        <w:rPr>
          <w:rFonts w:ascii="Times New Roman" w:hAnsi="Times New Roman"/>
          <w:sz w:val="28"/>
          <w:szCs w:val="28"/>
          <w:lang w:val="en-US"/>
        </w:rPr>
        <w:t xml:space="preserve">the interaction. </w:t>
      </w:r>
      <w:r w:rsidR="008141CC" w:rsidRPr="00CD7328">
        <w:rPr>
          <w:rFonts w:ascii="Times New Roman" w:hAnsi="Times New Roman"/>
          <w:sz w:val="28"/>
          <w:szCs w:val="28"/>
          <w:lang w:val="en-US"/>
        </w:rPr>
        <w:t>Coulomb</w:t>
      </w:r>
      <w:r w:rsidRPr="00CD7328">
        <w:rPr>
          <w:rFonts w:ascii="Times New Roman" w:hAnsi="Times New Roman"/>
          <w:sz w:val="28"/>
          <w:szCs w:val="28"/>
          <w:lang w:val="en-US"/>
        </w:rPr>
        <w:t xml:space="preserve"> potential for states of continuum spectrum</w:t>
      </w:r>
      <w:r w:rsidR="008141C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141CC" w:rsidRPr="00CD7328">
        <w:rPr>
          <w:rFonts w:ascii="Times New Roman" w:hAnsi="Times New Roman"/>
          <w:sz w:val="28"/>
          <w:szCs w:val="28"/>
          <w:lang w:val="en-US"/>
        </w:rPr>
        <w:t>is not considered</w:t>
      </w:r>
      <w:r w:rsidR="008141CC">
        <w:rPr>
          <w:rFonts w:ascii="Times New Roman" w:hAnsi="Times New Roman"/>
          <w:sz w:val="28"/>
          <w:szCs w:val="28"/>
          <w:lang w:val="en-US"/>
        </w:rPr>
        <w:t xml:space="preserve"> in S</w:t>
      </w:r>
      <w:r w:rsidR="008141CC" w:rsidRPr="00CD7328">
        <w:rPr>
          <w:rFonts w:ascii="Times New Roman" w:hAnsi="Times New Roman"/>
          <w:sz w:val="28"/>
          <w:szCs w:val="28"/>
          <w:lang w:val="en-US"/>
        </w:rPr>
        <w:t>chrodinger equation</w:t>
      </w:r>
      <w:r w:rsidRPr="00CD7328">
        <w:rPr>
          <w:rFonts w:ascii="Times New Roman" w:hAnsi="Times New Roman"/>
          <w:sz w:val="28"/>
          <w:szCs w:val="28"/>
          <w:lang w:val="en-US"/>
        </w:rPr>
        <w:t xml:space="preserve">. Ground state is assumed to be </w:t>
      </w:r>
      <w:r w:rsidR="008141CC">
        <w:rPr>
          <w:rFonts w:ascii="Times New Roman" w:hAnsi="Times New Roman"/>
          <w:sz w:val="28"/>
          <w:szCs w:val="28"/>
          <w:lang w:val="en-US"/>
        </w:rPr>
        <w:t xml:space="preserve">unperturbed (low </w:t>
      </w:r>
      <w:r w:rsidR="008141CC" w:rsidRPr="00A8288D">
        <w:rPr>
          <w:rFonts w:ascii="Times New Roman" w:hAnsi="Times New Roman"/>
          <w:color w:val="000000" w:themeColor="text1"/>
          <w:sz w:val="28"/>
          <w:szCs w:val="28"/>
          <w:lang w:val="en-US"/>
        </w:rPr>
        <w:t>degree of ioniz</w:t>
      </w:r>
      <w:r w:rsidRPr="00A8288D">
        <w:rPr>
          <w:rFonts w:ascii="Times New Roman" w:hAnsi="Times New Roman"/>
          <w:color w:val="000000" w:themeColor="text1"/>
          <w:sz w:val="28"/>
          <w:szCs w:val="28"/>
          <w:lang w:val="en-US"/>
        </w:rPr>
        <w:t>ation</w:t>
      </w:r>
      <w:r w:rsidRPr="00CD7328">
        <w:rPr>
          <w:rFonts w:ascii="Times New Roman" w:hAnsi="Times New Roman"/>
          <w:sz w:val="28"/>
          <w:szCs w:val="28"/>
          <w:lang w:val="en-US"/>
        </w:rPr>
        <w:t xml:space="preserve">) </w:t>
      </w:r>
    </w:p>
    <w:p w14:paraId="35B96B64" w14:textId="77777777" w:rsidR="00182B7E" w:rsidRPr="00182B7E" w:rsidRDefault="00182B7E" w:rsidP="00182B7E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 w:rsidRPr="00182B7E">
        <w:rPr>
          <w:rFonts w:ascii="Times New Roman" w:hAnsi="Times New Roman"/>
          <w:sz w:val="28"/>
          <w:szCs w:val="28"/>
          <w:lang w:val="en-US"/>
        </w:rPr>
        <w:t xml:space="preserve">Ionization over </w:t>
      </w:r>
      <w:r>
        <w:rPr>
          <w:rFonts w:ascii="Times New Roman" w:hAnsi="Times New Roman"/>
          <w:sz w:val="28"/>
          <w:szCs w:val="28"/>
          <w:lang w:val="en-US"/>
        </w:rPr>
        <w:t>long time</w:t>
      </w:r>
      <w:r w:rsidRPr="00182B7E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433CDA">
        <w:rPr>
          <w:rFonts w:ascii="Times New Roman" w:hAnsi="Times New Roman"/>
          <w:position w:val="-6"/>
          <w:sz w:val="28"/>
          <w:szCs w:val="28"/>
        </w:rPr>
        <w:object w:dxaOrig="780" w:dyaOrig="320" w14:anchorId="111E027F">
          <v:shape id="_x0000_i1031" type="#_x0000_t75" style="width:39pt;height:16.5pt" o:ole="">
            <v:imagedata r:id="rId20" o:title=""/>
          </v:shape>
          <o:OLEObject Type="Embed" ProgID="Equation.DSMT4" ShapeID="_x0000_i1031" DrawAspect="Content" ObjectID="_1611678557" r:id="rId21"/>
        </w:object>
      </w:r>
      <w:r w:rsidRPr="00182B7E">
        <w:rPr>
          <w:rFonts w:ascii="Times New Roman" w:hAnsi="Times New Roman"/>
          <w:sz w:val="28"/>
          <w:szCs w:val="28"/>
          <w:lang w:val="en-US"/>
        </w:rPr>
        <w:t>is studied.</w:t>
      </w:r>
    </w:p>
    <w:p w14:paraId="2559B851" w14:textId="77777777" w:rsidR="00DE7D3A" w:rsidRPr="00B94257" w:rsidRDefault="00DE7D3A" w:rsidP="00C4004A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</w:p>
    <w:p w14:paraId="7E00BEDC" w14:textId="77777777" w:rsidR="00DE7D3A" w:rsidRPr="00F34DFA" w:rsidRDefault="008854EE" w:rsidP="00DE7D3A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E</w:t>
      </w:r>
      <w:r w:rsidR="00DE7D3A" w:rsidRPr="00F34DFA">
        <w:rPr>
          <w:rFonts w:ascii="Times New Roman" w:hAnsi="Times New Roman"/>
          <w:sz w:val="28"/>
          <w:szCs w:val="28"/>
          <w:lang w:val="en-US"/>
        </w:rPr>
        <w:t xml:space="preserve">quations (8), (9) from </w:t>
      </w:r>
      <w:r w:rsidR="00DE7D3A">
        <w:rPr>
          <w:rFonts w:ascii="Times New Roman" w:hAnsi="Times New Roman"/>
          <w:sz w:val="28"/>
          <w:szCs w:val="28"/>
          <w:lang w:val="en-US"/>
        </w:rPr>
        <w:t>[</w:t>
      </w:r>
      <w:r w:rsidR="00DE7D3A" w:rsidRPr="00F34DFA">
        <w:rPr>
          <w:rFonts w:ascii="Times New Roman" w:hAnsi="Times New Roman"/>
          <w:sz w:val="28"/>
          <w:szCs w:val="28"/>
          <w:lang w:val="en-US"/>
        </w:rPr>
        <w:t>1</w:t>
      </w:r>
      <w:r w:rsidR="00DE7D3A">
        <w:rPr>
          <w:rFonts w:ascii="Times New Roman" w:hAnsi="Times New Roman"/>
          <w:sz w:val="28"/>
          <w:szCs w:val="28"/>
          <w:lang w:val="en-US"/>
        </w:rPr>
        <w:t>]</w:t>
      </w:r>
      <w:r w:rsidR="00DE7D3A" w:rsidRPr="00F34DFA">
        <w:rPr>
          <w:rFonts w:ascii="Times New Roman" w:hAnsi="Times New Roman"/>
          <w:sz w:val="28"/>
          <w:szCs w:val="28"/>
          <w:lang w:val="en-US"/>
        </w:rPr>
        <w:t xml:space="preserve"> are obtained</w:t>
      </w:r>
      <w:r w:rsidR="00DE7D3A">
        <w:rPr>
          <w:rFonts w:ascii="Times New Roman" w:hAnsi="Times New Roman"/>
          <w:sz w:val="28"/>
          <w:szCs w:val="28"/>
          <w:lang w:val="en-US"/>
        </w:rPr>
        <w:t xml:space="preserve"> a</w:t>
      </w:r>
      <w:r w:rsidR="00DE7D3A" w:rsidRPr="00F34DFA">
        <w:rPr>
          <w:rFonts w:ascii="Times New Roman" w:hAnsi="Times New Roman"/>
          <w:sz w:val="28"/>
          <w:szCs w:val="28"/>
          <w:lang w:val="en-US"/>
        </w:rPr>
        <w:t>s a result of assumptions above. (</w:t>
      </w:r>
      <w:r w:rsidR="00184D44">
        <w:rPr>
          <w:rFonts w:ascii="Times New Roman" w:hAnsi="Times New Roman"/>
          <w:sz w:val="28"/>
          <w:szCs w:val="28"/>
          <w:lang w:val="en-US"/>
        </w:rPr>
        <w:t>However, [</w:t>
      </w:r>
      <w:r w:rsidR="00DE7D3A" w:rsidRPr="00F34DFA">
        <w:rPr>
          <w:rFonts w:ascii="Times New Roman" w:hAnsi="Times New Roman"/>
          <w:sz w:val="28"/>
          <w:szCs w:val="28"/>
          <w:lang w:val="en-US"/>
        </w:rPr>
        <w:t>1</w:t>
      </w:r>
      <w:r w:rsidR="00184D44">
        <w:rPr>
          <w:rFonts w:ascii="Times New Roman" w:hAnsi="Times New Roman"/>
          <w:sz w:val="28"/>
          <w:szCs w:val="28"/>
          <w:lang w:val="en-US"/>
        </w:rPr>
        <w:t>]</w:t>
      </w:r>
      <w:r w:rsidR="00DE7D3A" w:rsidRPr="00F34DF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84D44">
        <w:rPr>
          <w:rFonts w:ascii="Times New Roman" w:hAnsi="Times New Roman"/>
          <w:sz w:val="28"/>
          <w:szCs w:val="28"/>
          <w:lang w:val="en-US"/>
        </w:rPr>
        <w:t>apparently has</w:t>
      </w:r>
      <w:r w:rsidR="00DE7D3A" w:rsidRPr="00F34DFA">
        <w:rPr>
          <w:rFonts w:ascii="Times New Roman" w:hAnsi="Times New Roman"/>
          <w:sz w:val="28"/>
          <w:szCs w:val="28"/>
          <w:lang w:val="en-US"/>
        </w:rPr>
        <w:t xml:space="preserve"> a mistake: correct res</w:t>
      </w:r>
      <w:r w:rsidR="00184D44">
        <w:rPr>
          <w:rFonts w:ascii="Times New Roman" w:hAnsi="Times New Roman"/>
          <w:sz w:val="28"/>
          <w:szCs w:val="28"/>
          <w:lang w:val="en-US"/>
        </w:rPr>
        <w:t>ult should be 2 times higher tha</w:t>
      </w:r>
      <w:r w:rsidR="00DE7D3A" w:rsidRPr="00F34DFA">
        <w:rPr>
          <w:rFonts w:ascii="Times New Roman" w:hAnsi="Times New Roman"/>
          <w:sz w:val="28"/>
          <w:szCs w:val="28"/>
          <w:lang w:val="en-US"/>
        </w:rPr>
        <w:t xml:space="preserve">n in </w:t>
      </w:r>
      <w:r>
        <w:rPr>
          <w:rFonts w:ascii="Times New Roman" w:hAnsi="Times New Roman"/>
          <w:sz w:val="28"/>
          <w:szCs w:val="28"/>
          <w:lang w:val="en-US"/>
        </w:rPr>
        <w:t>[</w:t>
      </w:r>
      <w:r w:rsidR="00DE7D3A" w:rsidRPr="00F34DFA"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  <w:lang w:val="en-US"/>
        </w:rPr>
        <w:t>]</w:t>
      </w:r>
      <w:r w:rsidR="00DE7D3A" w:rsidRPr="00F34DFA">
        <w:rPr>
          <w:rFonts w:ascii="Times New Roman" w:hAnsi="Times New Roman"/>
          <w:sz w:val="28"/>
          <w:szCs w:val="28"/>
          <w:lang w:val="en-US"/>
        </w:rPr>
        <w:t>. It was mentioned by other authors as well) In this work, integrals (8) and (9) are calculated numerica</w:t>
      </w:r>
      <w:r>
        <w:rPr>
          <w:rFonts w:ascii="Times New Roman" w:hAnsi="Times New Roman"/>
          <w:sz w:val="28"/>
          <w:szCs w:val="28"/>
          <w:lang w:val="en-US"/>
        </w:rPr>
        <w:t xml:space="preserve">lly. Thus, </w:t>
      </w:r>
      <w:r w:rsidRPr="0022602B">
        <w:rPr>
          <w:rFonts w:ascii="Times New Roman" w:hAnsi="Times New Roman"/>
          <w:position w:val="-12"/>
          <w:sz w:val="28"/>
          <w:szCs w:val="28"/>
        </w:rPr>
        <w:object w:dxaOrig="300" w:dyaOrig="360" w14:anchorId="47527C48">
          <v:shape id="_x0000_i1032" type="#_x0000_t75" style="width:15pt;height:18pt" o:ole="">
            <v:imagedata r:id="rId22" o:title=""/>
          </v:shape>
          <o:OLEObject Type="Embed" ProgID="Equation.DSMT4" ShapeID="_x0000_i1032" DrawAspect="Content" ObjectID="_1611678558" r:id="rId23"/>
        </w:object>
      </w:r>
      <w:r w:rsidRPr="007B2C92">
        <w:rPr>
          <w:rFonts w:ascii="Times New Roman" w:hAnsi="Times New Roman"/>
          <w:sz w:val="28"/>
          <w:szCs w:val="28"/>
          <w:lang w:val="en-US"/>
        </w:rPr>
        <w:t xml:space="preserve"> is obtained</w:t>
      </w:r>
      <w:r w:rsidR="00DE7D3A" w:rsidRPr="00F34DFA">
        <w:rPr>
          <w:rFonts w:ascii="Times New Roman" w:hAnsi="Times New Roman"/>
          <w:sz w:val="28"/>
          <w:szCs w:val="28"/>
          <w:lang w:val="en-US"/>
        </w:rPr>
        <w:t>.</w:t>
      </w:r>
    </w:p>
    <w:p w14:paraId="7DA6EA0A" w14:textId="77777777" w:rsidR="00C4004A" w:rsidRPr="008854EE" w:rsidRDefault="00C4004A" w:rsidP="00C4004A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</w:p>
    <w:p w14:paraId="076D8609" w14:textId="77777777" w:rsidR="00C4004A" w:rsidRPr="00963819" w:rsidRDefault="004E7298" w:rsidP="00C4004A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7B2C92">
        <w:rPr>
          <w:rFonts w:ascii="Times New Roman" w:hAnsi="Times New Roman"/>
          <w:b/>
          <w:sz w:val="28"/>
          <w:szCs w:val="28"/>
          <w:lang w:val="en-US"/>
        </w:rPr>
        <w:t>B</w:t>
      </w:r>
      <w:r w:rsidR="00C4004A" w:rsidRPr="007B2C92">
        <w:rPr>
          <w:rFonts w:ascii="Times New Roman" w:hAnsi="Times New Roman"/>
          <w:b/>
          <w:sz w:val="28"/>
          <w:szCs w:val="28"/>
          <w:lang w:val="en-US"/>
        </w:rPr>
        <w:t xml:space="preserve">). </w:t>
      </w:r>
      <w:r w:rsidR="00437788" w:rsidRPr="0022602B">
        <w:rPr>
          <w:rFonts w:ascii="Times New Roman" w:hAnsi="Times New Roman"/>
          <w:position w:val="-12"/>
          <w:sz w:val="28"/>
          <w:szCs w:val="28"/>
        </w:rPr>
        <w:object w:dxaOrig="639" w:dyaOrig="380" w14:anchorId="4276AE32">
          <v:shape id="_x0000_i1033" type="#_x0000_t75" style="width:32.25pt;height:19.5pt" o:ole="">
            <v:imagedata r:id="rId24" o:title=""/>
          </v:shape>
          <o:OLEObject Type="Embed" ProgID="Equation.DSMT4" ShapeID="_x0000_i1033" DrawAspect="Content" ObjectID="_1611678559" r:id="rId25"/>
        </w:object>
      </w:r>
      <w:r w:rsidR="00C4004A" w:rsidRPr="007B2C9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B2C92">
        <w:rPr>
          <w:rFonts w:ascii="Times New Roman" w:hAnsi="Times New Roman"/>
          <w:sz w:val="28"/>
          <w:szCs w:val="28"/>
          <w:lang w:val="en-US"/>
        </w:rPr>
        <w:t xml:space="preserve">is </w:t>
      </w:r>
      <w:r w:rsidR="007B2C92" w:rsidRPr="00F34DFA">
        <w:rPr>
          <w:rFonts w:ascii="Times New Roman" w:hAnsi="Times New Roman"/>
          <w:sz w:val="28"/>
          <w:szCs w:val="28"/>
          <w:lang w:val="en-US"/>
        </w:rPr>
        <w:t>ionization rate</w:t>
      </w:r>
      <w:r w:rsid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B0CAD" w:rsidRPr="0022602B">
        <w:rPr>
          <w:rFonts w:ascii="Times New Roman" w:hAnsi="Times New Roman"/>
          <w:position w:val="-12"/>
          <w:sz w:val="28"/>
          <w:szCs w:val="28"/>
        </w:rPr>
        <w:object w:dxaOrig="300" w:dyaOrig="360" w14:anchorId="5E059E69">
          <v:shape id="_x0000_i1034" type="#_x0000_t75" style="width:15pt;height:18pt" o:ole="">
            <v:imagedata r:id="rId26" o:title=""/>
          </v:shape>
          <o:OLEObject Type="Embed" ProgID="Equation.DSMT4" ShapeID="_x0000_i1034" DrawAspect="Content" ObjectID="_1611678560" r:id="rId27"/>
        </w:object>
      </w:r>
      <w:r w:rsidR="007B2C92" w:rsidRPr="00F34DFA">
        <w:rPr>
          <w:rFonts w:ascii="Times New Roman" w:hAnsi="Times New Roman"/>
          <w:sz w:val="28"/>
          <w:szCs w:val="28"/>
          <w:lang w:val="en-US"/>
        </w:rPr>
        <w:t xml:space="preserve"> calculated approximately by saddle-point method.</w:t>
      </w:r>
      <w:r w:rsidR="00C4004A" w:rsidRPr="007B2C9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4004A" w:rsidRPr="00963819">
        <w:rPr>
          <w:rFonts w:ascii="Times New Roman" w:hAnsi="Times New Roman"/>
          <w:sz w:val="28"/>
          <w:szCs w:val="28"/>
          <w:lang w:val="en-US"/>
        </w:rPr>
        <w:t>(</w:t>
      </w:r>
      <w:r w:rsidR="007B0CAD">
        <w:rPr>
          <w:rFonts w:ascii="Times New Roman" w:hAnsi="Times New Roman"/>
          <w:sz w:val="28"/>
          <w:szCs w:val="28"/>
          <w:lang w:val="en-US"/>
        </w:rPr>
        <w:t>eq</w:t>
      </w:r>
      <w:r w:rsidR="007B0CAD" w:rsidRPr="00963819">
        <w:rPr>
          <w:rFonts w:ascii="Times New Roman" w:hAnsi="Times New Roman"/>
          <w:sz w:val="28"/>
          <w:szCs w:val="28"/>
          <w:lang w:val="en-US"/>
        </w:rPr>
        <w:t>.</w:t>
      </w:r>
      <w:r w:rsidR="00C4004A" w:rsidRPr="00963819">
        <w:rPr>
          <w:rFonts w:ascii="Times New Roman" w:hAnsi="Times New Roman"/>
          <w:sz w:val="28"/>
          <w:szCs w:val="28"/>
          <w:lang w:val="en-US"/>
        </w:rPr>
        <w:t xml:space="preserve"> (16)-(19) </w:t>
      </w:r>
      <w:r w:rsidR="007B0CAD" w:rsidRPr="00963819">
        <w:rPr>
          <w:rFonts w:ascii="Times New Roman" w:hAnsi="Times New Roman"/>
          <w:sz w:val="28"/>
          <w:szCs w:val="28"/>
          <w:lang w:val="en-US"/>
        </w:rPr>
        <w:t>in</w:t>
      </w:r>
      <w:r w:rsidR="00C4004A" w:rsidRPr="00963819">
        <w:rPr>
          <w:rFonts w:ascii="Times New Roman" w:hAnsi="Times New Roman"/>
          <w:sz w:val="28"/>
          <w:szCs w:val="28"/>
          <w:lang w:val="en-US"/>
        </w:rPr>
        <w:t xml:space="preserve"> [1]).</w:t>
      </w:r>
      <w:r w:rsidR="00C4004A" w:rsidRPr="0096381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14:paraId="0FBBB940" w14:textId="77777777" w:rsidR="00C4004A" w:rsidRPr="00963819" w:rsidRDefault="00B641FB" w:rsidP="00C4004A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7B0CAD">
        <w:rPr>
          <w:rFonts w:ascii="Times New Roman" w:hAnsi="Times New Roman"/>
          <w:b/>
          <w:sz w:val="28"/>
          <w:szCs w:val="28"/>
          <w:lang w:val="en-US"/>
        </w:rPr>
        <w:t>C</w:t>
      </w:r>
      <w:r w:rsidR="00C4004A" w:rsidRPr="007B0CAD">
        <w:rPr>
          <w:rFonts w:ascii="Times New Roman" w:hAnsi="Times New Roman"/>
          <w:b/>
          <w:sz w:val="28"/>
          <w:szCs w:val="28"/>
          <w:lang w:val="en-US"/>
        </w:rPr>
        <w:t xml:space="preserve">). </w:t>
      </w:r>
      <w:r w:rsidR="00437788" w:rsidRPr="007416A0">
        <w:rPr>
          <w:rFonts w:ascii="Times New Roman" w:hAnsi="Times New Roman"/>
          <w:position w:val="-14"/>
          <w:sz w:val="28"/>
          <w:szCs w:val="28"/>
        </w:rPr>
        <w:object w:dxaOrig="660" w:dyaOrig="400" w14:anchorId="189B11B7">
          <v:shape id="_x0000_i1035" type="#_x0000_t75" style="width:33.75pt;height:20.25pt" o:ole="">
            <v:imagedata r:id="rId28" o:title=""/>
          </v:shape>
          <o:OLEObject Type="Embed" ProgID="Equation.DSMT4" ShapeID="_x0000_i1035" DrawAspect="Content" ObjectID="_1611678561" r:id="rId29"/>
        </w:object>
      </w:r>
      <w:r w:rsidR="00C4004A" w:rsidRP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B0CAD" w:rsidRPr="007B0CAD">
        <w:rPr>
          <w:rFonts w:ascii="Times New Roman" w:hAnsi="Times New Roman"/>
          <w:sz w:val="28"/>
          <w:szCs w:val="28"/>
          <w:lang w:val="en-US"/>
        </w:rPr>
        <w:t xml:space="preserve">is ionization rate </w:t>
      </w:r>
      <w:r w:rsidR="00C4004A" w:rsidRPr="0022602B">
        <w:rPr>
          <w:rFonts w:ascii="Times New Roman" w:hAnsi="Times New Roman"/>
          <w:position w:val="-12"/>
          <w:sz w:val="28"/>
          <w:szCs w:val="28"/>
        </w:rPr>
        <w:object w:dxaOrig="320" w:dyaOrig="360" w14:anchorId="10035EB8">
          <v:shape id="_x0000_i1036" type="#_x0000_t75" style="width:16.5pt;height:18pt" o:ole="">
            <v:imagedata r:id="rId30" o:title=""/>
          </v:shape>
          <o:OLEObject Type="Embed" ProgID="Equation.DSMT4" ShapeID="_x0000_i1036" DrawAspect="Content" ObjectID="_1611678562" r:id="rId31"/>
        </w:object>
      </w:r>
      <w:r w:rsidR="007B0CAD" w:rsidRPr="007B0CAD">
        <w:rPr>
          <w:rFonts w:ascii="Times New Roman" w:hAnsi="Times New Roman"/>
          <w:sz w:val="28"/>
          <w:szCs w:val="28"/>
          <w:lang w:val="en-US"/>
        </w:rPr>
        <w:t xml:space="preserve">, considering Coulomb </w:t>
      </w:r>
      <w:r w:rsidR="007B0CAD">
        <w:rPr>
          <w:rFonts w:ascii="Times New Roman" w:hAnsi="Times New Roman"/>
          <w:sz w:val="28"/>
          <w:szCs w:val="28"/>
          <w:lang w:val="en-US"/>
        </w:rPr>
        <w:t>interaction</w:t>
      </w:r>
      <w:r w:rsidR="00C4004A" w:rsidRP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63819">
        <w:rPr>
          <w:rFonts w:ascii="Times New Roman" w:hAnsi="Times New Roman"/>
          <w:sz w:val="28"/>
          <w:szCs w:val="28"/>
          <w:lang w:val="en-US"/>
        </w:rPr>
        <w:t xml:space="preserve">for continuum states </w:t>
      </w:r>
      <w:r w:rsidR="00C4004A" w:rsidRPr="007B0CAD">
        <w:rPr>
          <w:rFonts w:ascii="Times New Roman" w:hAnsi="Times New Roman"/>
          <w:sz w:val="28"/>
          <w:szCs w:val="28"/>
          <w:lang w:val="en-US"/>
        </w:rPr>
        <w:t>(</w:t>
      </w:r>
      <w:r w:rsidR="007B0CAD">
        <w:rPr>
          <w:rFonts w:ascii="Times New Roman" w:hAnsi="Times New Roman"/>
          <w:sz w:val="28"/>
          <w:szCs w:val="28"/>
          <w:lang w:val="en-US"/>
        </w:rPr>
        <w:t>eq.</w:t>
      </w:r>
      <w:r w:rsidR="00C4004A" w:rsidRP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4004A" w:rsidRPr="00963819">
        <w:rPr>
          <w:rFonts w:ascii="Times New Roman" w:hAnsi="Times New Roman"/>
          <w:sz w:val="28"/>
          <w:szCs w:val="28"/>
          <w:lang w:val="en-US"/>
        </w:rPr>
        <w:t xml:space="preserve">(1) </w:t>
      </w:r>
      <w:r w:rsidR="007B0CAD" w:rsidRPr="00963819">
        <w:rPr>
          <w:rFonts w:ascii="Times New Roman" w:hAnsi="Times New Roman"/>
          <w:sz w:val="28"/>
          <w:szCs w:val="28"/>
          <w:lang w:val="en-US"/>
        </w:rPr>
        <w:t>and</w:t>
      </w:r>
      <w:r w:rsidR="00C4004A" w:rsidRPr="00963819">
        <w:rPr>
          <w:rFonts w:ascii="Times New Roman" w:hAnsi="Times New Roman"/>
          <w:sz w:val="28"/>
          <w:szCs w:val="28"/>
          <w:lang w:val="en-US"/>
        </w:rPr>
        <w:t xml:space="preserve"> (21) </w:t>
      </w:r>
      <w:r w:rsidR="007B0CAD" w:rsidRPr="00963819">
        <w:rPr>
          <w:rFonts w:ascii="Times New Roman" w:hAnsi="Times New Roman"/>
          <w:sz w:val="28"/>
          <w:szCs w:val="28"/>
          <w:lang w:val="en-US"/>
        </w:rPr>
        <w:t>in</w:t>
      </w:r>
      <w:r w:rsidR="00C4004A" w:rsidRPr="00963819">
        <w:rPr>
          <w:rFonts w:ascii="Times New Roman" w:hAnsi="Times New Roman"/>
          <w:sz w:val="28"/>
          <w:szCs w:val="28"/>
          <w:lang w:val="en-US"/>
        </w:rPr>
        <w:t xml:space="preserve"> [1]).</w:t>
      </w:r>
    </w:p>
    <w:p w14:paraId="2FBE85A5" w14:textId="77777777" w:rsidR="00C4004A" w:rsidRPr="007B0CAD" w:rsidRDefault="00A8288D" w:rsidP="00C4004A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963819">
        <w:rPr>
          <w:rFonts w:ascii="Times New Roman" w:hAnsi="Times New Roman"/>
          <w:b/>
          <w:sz w:val="28"/>
          <w:szCs w:val="28"/>
          <w:lang w:val="en-US"/>
        </w:rPr>
        <w:t>D</w:t>
      </w:r>
      <w:r w:rsidR="00C4004A" w:rsidRPr="007B0CAD">
        <w:rPr>
          <w:rFonts w:ascii="Times New Roman" w:hAnsi="Times New Roman"/>
          <w:b/>
          <w:sz w:val="28"/>
          <w:szCs w:val="28"/>
          <w:lang w:val="en-US"/>
        </w:rPr>
        <w:t xml:space="preserve">). </w:t>
      </w:r>
      <w:r w:rsidR="00C4004A" w:rsidRPr="00D60CA5">
        <w:rPr>
          <w:rFonts w:ascii="Times New Roman" w:hAnsi="Times New Roman"/>
          <w:position w:val="-12"/>
          <w:sz w:val="28"/>
          <w:szCs w:val="28"/>
        </w:rPr>
        <w:object w:dxaOrig="1120" w:dyaOrig="380" w14:anchorId="6C556606">
          <v:shape id="_x0000_i1037" type="#_x0000_t75" style="width:55.5pt;height:19.5pt" o:ole="">
            <v:imagedata r:id="rId32" o:title=""/>
          </v:shape>
          <o:OLEObject Type="Embed" ProgID="Equation.DSMT4" ShapeID="_x0000_i1037" DrawAspect="Content" ObjectID="_1611678563" r:id="rId33"/>
        </w:object>
      </w:r>
      <w:r w:rsidR="00C4004A" w:rsidRP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B0CAD" w:rsidRPr="007B0CAD">
        <w:rPr>
          <w:rFonts w:ascii="Times New Roman" w:hAnsi="Times New Roman"/>
          <w:sz w:val="28"/>
          <w:szCs w:val="28"/>
          <w:lang w:val="en-US"/>
        </w:rPr>
        <w:t>is ionization rate for a cry</w:t>
      </w:r>
      <w:r w:rsidR="007B0CAD">
        <w:rPr>
          <w:rFonts w:ascii="Times New Roman" w:hAnsi="Times New Roman"/>
          <w:sz w:val="28"/>
          <w:szCs w:val="28"/>
          <w:lang w:val="en-US"/>
        </w:rPr>
        <w:t>stal</w:t>
      </w:r>
      <w:r w:rsidR="00C4004A" w:rsidRPr="007B0CAD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7B0CAD">
        <w:rPr>
          <w:rFonts w:ascii="Times New Roman" w:hAnsi="Times New Roman"/>
          <w:sz w:val="28"/>
          <w:szCs w:val="28"/>
          <w:lang w:val="en-US"/>
        </w:rPr>
        <w:t>eq.</w:t>
      </w:r>
      <w:r w:rsidR="00C4004A" w:rsidRP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4004A" w:rsidRPr="007B0CAD">
        <w:rPr>
          <w:rFonts w:ascii="Times New Roman" w:hAnsi="Times New Roman"/>
          <w:sz w:val="28"/>
          <w:szCs w:val="28"/>
          <w:lang w:val="ru-RU"/>
        </w:rPr>
        <w:t xml:space="preserve">(37)-(39) </w:t>
      </w:r>
      <w:r w:rsidR="007B0CAD">
        <w:rPr>
          <w:rFonts w:ascii="Times New Roman" w:hAnsi="Times New Roman"/>
          <w:sz w:val="28"/>
          <w:szCs w:val="28"/>
          <w:lang w:val="en-US"/>
        </w:rPr>
        <w:t>in</w:t>
      </w:r>
      <w:r w:rsidR="00C4004A" w:rsidRPr="007B0CAD">
        <w:rPr>
          <w:rFonts w:ascii="Times New Roman" w:hAnsi="Times New Roman"/>
          <w:sz w:val="28"/>
          <w:szCs w:val="28"/>
          <w:lang w:val="ru-RU"/>
        </w:rPr>
        <w:t xml:space="preserve"> [1]). </w:t>
      </w:r>
      <w:r w:rsidR="007B0CAD">
        <w:rPr>
          <w:rFonts w:ascii="Times New Roman" w:hAnsi="Times New Roman"/>
          <w:sz w:val="28"/>
          <w:szCs w:val="28"/>
          <w:lang w:val="en-US"/>
        </w:rPr>
        <w:t>Unlike</w:t>
      </w:r>
      <w:r w:rsidR="007B0CAD" w:rsidRP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B0CAD">
        <w:rPr>
          <w:rFonts w:ascii="Times New Roman" w:hAnsi="Times New Roman"/>
          <w:sz w:val="28"/>
          <w:szCs w:val="28"/>
          <w:lang w:val="en-US"/>
        </w:rPr>
        <w:t>for</w:t>
      </w:r>
      <w:r w:rsidR="007B0CAD" w:rsidRP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B0CAD">
        <w:rPr>
          <w:rFonts w:ascii="Times New Roman" w:hAnsi="Times New Roman"/>
          <w:sz w:val="28"/>
          <w:szCs w:val="28"/>
          <w:lang w:val="en-US"/>
        </w:rPr>
        <w:t>atom</w:t>
      </w:r>
      <w:r w:rsidR="007B0CAD" w:rsidRPr="007B0CAD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C4004A" w:rsidRPr="00D60CA5">
        <w:rPr>
          <w:rFonts w:ascii="Times New Roman" w:hAnsi="Times New Roman"/>
          <w:position w:val="-12"/>
          <w:sz w:val="28"/>
          <w:szCs w:val="28"/>
        </w:rPr>
        <w:object w:dxaOrig="340" w:dyaOrig="360" w14:anchorId="2337E254">
          <v:shape id="_x0000_i1038" type="#_x0000_t75" style="width:17.25pt;height:18pt" o:ole="">
            <v:imagedata r:id="rId34" o:title=""/>
          </v:shape>
          <o:OLEObject Type="Embed" ProgID="Equation.DSMT4" ShapeID="_x0000_i1038" DrawAspect="Content" ObjectID="_1611678564" r:id="rId35"/>
        </w:object>
      </w:r>
      <w:r w:rsidR="00C4004A" w:rsidRP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B0CAD">
        <w:rPr>
          <w:rFonts w:ascii="Times New Roman" w:hAnsi="Times New Roman"/>
          <w:sz w:val="28"/>
          <w:szCs w:val="28"/>
          <w:lang w:val="en-US"/>
        </w:rPr>
        <w:t>is</w:t>
      </w:r>
      <w:r w:rsidR="007B0CAD" w:rsidRP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B0CAD">
        <w:rPr>
          <w:rFonts w:ascii="Times New Roman" w:hAnsi="Times New Roman"/>
          <w:sz w:val="28"/>
          <w:szCs w:val="28"/>
          <w:lang w:val="en-US"/>
        </w:rPr>
        <w:t>calculated</w:t>
      </w:r>
      <w:r w:rsidR="007B0CAD" w:rsidRP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B0CAD">
        <w:rPr>
          <w:rFonts w:ascii="Times New Roman" w:hAnsi="Times New Roman"/>
          <w:sz w:val="28"/>
          <w:szCs w:val="28"/>
          <w:lang w:val="en-US"/>
        </w:rPr>
        <w:t>per</w:t>
      </w:r>
      <w:r w:rsidR="007B0CAD" w:rsidRP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B0CAD">
        <w:rPr>
          <w:rFonts w:ascii="Times New Roman" w:hAnsi="Times New Roman"/>
          <w:sz w:val="28"/>
          <w:szCs w:val="28"/>
          <w:lang w:val="en-US"/>
        </w:rPr>
        <w:t>volume</w:t>
      </w:r>
      <w:r w:rsidR="007B0CAD" w:rsidRP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B0CAD">
        <w:rPr>
          <w:rFonts w:ascii="Times New Roman" w:hAnsi="Times New Roman"/>
          <w:sz w:val="28"/>
          <w:szCs w:val="28"/>
          <w:lang w:val="en-US"/>
        </w:rPr>
        <w:t>unit</w:t>
      </w:r>
      <w:r w:rsidR="007B0CAD" w:rsidRPr="007B0CAD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7B0CAD">
        <w:rPr>
          <w:rFonts w:ascii="Times New Roman" w:hAnsi="Times New Roman"/>
          <w:sz w:val="28"/>
          <w:szCs w:val="28"/>
          <w:lang w:val="en-US"/>
        </w:rPr>
        <w:t>not</w:t>
      </w:r>
      <w:r w:rsidR="007B0CAD" w:rsidRP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B0CAD">
        <w:rPr>
          <w:rFonts w:ascii="Times New Roman" w:hAnsi="Times New Roman"/>
          <w:sz w:val="28"/>
          <w:szCs w:val="28"/>
          <w:lang w:val="en-US"/>
        </w:rPr>
        <w:t>per</w:t>
      </w:r>
      <w:r w:rsidR="007B0CAD" w:rsidRPr="007B0CA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B0CAD">
        <w:rPr>
          <w:rFonts w:ascii="Times New Roman" w:hAnsi="Times New Roman"/>
          <w:sz w:val="28"/>
          <w:szCs w:val="28"/>
          <w:lang w:val="en-US"/>
        </w:rPr>
        <w:t>atom, in [</w:t>
      </w:r>
      <w:r w:rsidR="00C4004A" w:rsidRPr="00F902E8">
        <w:rPr>
          <w:rFonts w:ascii="Times New Roman" w:hAnsi="Times New Roman"/>
          <w:position w:val="-6"/>
          <w:sz w:val="28"/>
          <w:szCs w:val="28"/>
        </w:rPr>
        <w:object w:dxaOrig="300" w:dyaOrig="320" w14:anchorId="31F26498">
          <v:shape id="_x0000_i1039" type="#_x0000_t75" style="width:15pt;height:16.5pt" o:ole="">
            <v:imagedata r:id="rId36" o:title=""/>
          </v:shape>
          <o:OLEObject Type="Embed" ProgID="Equation.DSMT4" ShapeID="_x0000_i1039" DrawAspect="Content" ObjectID="_1611678565" r:id="rId37"/>
        </w:object>
      </w:r>
      <w:r w:rsidR="007B0CAD">
        <w:rPr>
          <w:rFonts w:ascii="Times New Roman" w:hAnsi="Times New Roman"/>
          <w:sz w:val="28"/>
          <w:szCs w:val="28"/>
          <w:lang w:val="en-US"/>
        </w:rPr>
        <w:t>]</w:t>
      </w:r>
      <w:r w:rsidR="00C4004A" w:rsidRPr="007B0CAD">
        <w:rPr>
          <w:rFonts w:ascii="Times New Roman" w:hAnsi="Times New Roman"/>
          <w:sz w:val="28"/>
          <w:szCs w:val="28"/>
          <w:lang w:val="en-US"/>
        </w:rPr>
        <w:t>.</w:t>
      </w:r>
    </w:p>
    <w:p w14:paraId="3B19EA07" w14:textId="77777777" w:rsidR="00B17F36" w:rsidRPr="00322A01" w:rsidRDefault="00B17F36">
      <w:pPr>
        <w:rPr>
          <w:lang w:val="en-US"/>
        </w:rPr>
      </w:pPr>
    </w:p>
    <w:p w14:paraId="6C33D546" w14:textId="77777777" w:rsidR="00322A01" w:rsidRPr="00322A01" w:rsidRDefault="00322A01">
      <w:pPr>
        <w:rPr>
          <w:lang w:val="en-US"/>
        </w:rPr>
      </w:pPr>
    </w:p>
    <w:p w14:paraId="1B89CA41" w14:textId="77777777" w:rsidR="00322A01" w:rsidRPr="00322A01" w:rsidRDefault="00322A01" w:rsidP="00322A01">
      <w:pPr>
        <w:spacing w:line="240" w:lineRule="auto"/>
        <w:ind w:left="360"/>
        <w:jc w:val="center"/>
        <w:outlineLvl w:val="0"/>
        <w:rPr>
          <w:rFonts w:ascii="Times New Roman" w:hAnsi="Times New Roman"/>
          <w:b/>
          <w:sz w:val="28"/>
          <w:szCs w:val="28"/>
          <w:lang w:val="en-US"/>
        </w:rPr>
      </w:pPr>
      <w:r w:rsidRPr="00322A01">
        <w:rPr>
          <w:rFonts w:ascii="Times New Roman" w:hAnsi="Times New Roman"/>
          <w:b/>
          <w:sz w:val="28"/>
          <w:szCs w:val="28"/>
          <w:lang w:val="en-US"/>
        </w:rPr>
        <w:t xml:space="preserve">Case of atom. Comparison of </w:t>
      </w:r>
      <w:r w:rsidRPr="00322A01">
        <w:rPr>
          <w:rFonts w:ascii="Times New Roman" w:eastAsia="Calibri" w:hAnsi="Times New Roman" w:cs="Times New Roman"/>
          <w:b/>
          <w:position w:val="-12"/>
          <w:sz w:val="28"/>
          <w:szCs w:val="28"/>
          <w:lang w:val="en-US" w:eastAsia="ru-RU"/>
        </w:rPr>
        <w:object w:dxaOrig="300" w:dyaOrig="360" w14:anchorId="3B09D7E9">
          <v:shape id="_x0000_i1040" type="#_x0000_t75" style="width:15pt;height:18pt" o:ole="">
            <v:imagedata r:id="rId38" o:title=""/>
          </v:shape>
          <o:OLEObject Type="Embed" ProgID="Equation.DSMT4" ShapeID="_x0000_i1040" DrawAspect="Content" ObjectID="_1611678566" r:id="rId39"/>
        </w:object>
      </w:r>
      <w:r w:rsidRPr="00322A01">
        <w:rPr>
          <w:rFonts w:ascii="Times New Roman" w:hAnsi="Times New Roman"/>
          <w:b/>
          <w:sz w:val="28"/>
          <w:szCs w:val="28"/>
          <w:lang w:val="en-US"/>
        </w:rPr>
        <w:t xml:space="preserve"> and </w:t>
      </w:r>
      <w:r w:rsidRPr="00322A01">
        <w:rPr>
          <w:rFonts w:ascii="Times New Roman" w:eastAsia="Calibri" w:hAnsi="Times New Roman" w:cs="Times New Roman"/>
          <w:b/>
          <w:position w:val="-12"/>
          <w:sz w:val="28"/>
          <w:szCs w:val="28"/>
          <w:lang w:val="en-US" w:eastAsia="ru-RU"/>
        </w:rPr>
        <w:object w:dxaOrig="324" w:dyaOrig="360" w14:anchorId="03ACE46F">
          <v:shape id="_x0000_i1041" type="#_x0000_t75" style="width:16.5pt;height:18pt" o:ole="">
            <v:imagedata r:id="rId40" o:title=""/>
          </v:shape>
          <o:OLEObject Type="Embed" ProgID="Equation.DSMT4" ShapeID="_x0000_i1041" DrawAspect="Content" ObjectID="_1611678567" r:id="rId41"/>
        </w:object>
      </w:r>
      <w:r w:rsidRPr="00322A01">
        <w:rPr>
          <w:rFonts w:ascii="Times New Roman" w:hAnsi="Times New Roman"/>
          <w:b/>
          <w:sz w:val="28"/>
          <w:szCs w:val="28"/>
          <w:lang w:val="en-US"/>
        </w:rPr>
        <w:t>.</w:t>
      </w:r>
    </w:p>
    <w:p w14:paraId="1020E1C7" w14:textId="77777777" w:rsidR="00322A01" w:rsidRPr="00322A01" w:rsidRDefault="00322A01" w:rsidP="00322A01">
      <w:pPr>
        <w:spacing w:line="240" w:lineRule="auto"/>
        <w:ind w:left="360"/>
        <w:jc w:val="center"/>
        <w:outlineLvl w:val="0"/>
        <w:rPr>
          <w:rFonts w:ascii="Times New Roman" w:hAnsi="Times New Roman"/>
          <w:b/>
          <w:sz w:val="28"/>
          <w:szCs w:val="28"/>
          <w:lang w:val="en-US"/>
        </w:rPr>
      </w:pPr>
      <w:r w:rsidRPr="00322A01">
        <w:rPr>
          <w:rFonts w:ascii="Times New Roman" w:hAnsi="Times New Roman"/>
          <w:b/>
          <w:sz w:val="28"/>
          <w:szCs w:val="28"/>
          <w:lang w:val="en-US"/>
        </w:rPr>
        <w:t>Assumption of Co</w:t>
      </w:r>
      <w:r w:rsidR="00B94257">
        <w:rPr>
          <w:rFonts w:ascii="Times New Roman" w:hAnsi="Times New Roman"/>
          <w:b/>
          <w:sz w:val="28"/>
          <w:szCs w:val="28"/>
          <w:lang w:val="en-US"/>
        </w:rPr>
        <w:t>u</w:t>
      </w:r>
      <w:r w:rsidRPr="00322A01">
        <w:rPr>
          <w:rFonts w:ascii="Times New Roman" w:hAnsi="Times New Roman"/>
          <w:b/>
          <w:sz w:val="28"/>
          <w:szCs w:val="28"/>
          <w:lang w:val="en-US"/>
        </w:rPr>
        <w:t>l</w:t>
      </w:r>
      <w:r w:rsidR="00B94257">
        <w:rPr>
          <w:rFonts w:ascii="Times New Roman" w:hAnsi="Times New Roman"/>
          <w:b/>
          <w:sz w:val="28"/>
          <w:szCs w:val="28"/>
          <w:lang w:val="en-US"/>
        </w:rPr>
        <w:t>o</w:t>
      </w:r>
      <w:r w:rsidRPr="00322A01">
        <w:rPr>
          <w:rFonts w:ascii="Times New Roman" w:hAnsi="Times New Roman"/>
          <w:b/>
          <w:sz w:val="28"/>
          <w:szCs w:val="28"/>
          <w:lang w:val="en-US"/>
        </w:rPr>
        <w:t>mb interaction.</w:t>
      </w:r>
    </w:p>
    <w:p w14:paraId="588251AE" w14:textId="77777777" w:rsidR="00322A01" w:rsidRPr="00322A01" w:rsidRDefault="00322A01" w:rsidP="00322A01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322A01">
        <w:rPr>
          <w:rFonts w:ascii="Times New Roman" w:hAnsi="Times New Roman"/>
          <w:sz w:val="28"/>
          <w:szCs w:val="28"/>
          <w:lang w:val="en-US"/>
        </w:rPr>
        <w:tab/>
      </w:r>
      <w:r>
        <w:rPr>
          <w:rFonts w:ascii="Times New Roman" w:hAnsi="Times New Roman"/>
          <w:sz w:val="28"/>
          <w:szCs w:val="28"/>
          <w:lang w:val="en-US"/>
        </w:rPr>
        <w:t>After</w:t>
      </w:r>
      <w:r w:rsidRPr="00322A0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considering</w:t>
      </w:r>
      <w:r w:rsidR="00B9425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lost</w:t>
      </w:r>
      <w:r w:rsidRPr="00322A01">
        <w:rPr>
          <w:rFonts w:ascii="Times New Roman" w:hAnsi="Times New Roman"/>
          <w:sz w:val="28"/>
          <w:szCs w:val="28"/>
          <w:lang w:val="en-US"/>
        </w:rPr>
        <w:t xml:space="preserve"> 2 </w:t>
      </w:r>
      <w:r>
        <w:rPr>
          <w:rFonts w:ascii="Times New Roman" w:hAnsi="Times New Roman"/>
          <w:sz w:val="28"/>
          <w:szCs w:val="28"/>
          <w:lang w:val="en-US"/>
        </w:rPr>
        <w:t>in</w:t>
      </w:r>
      <w:r w:rsidRPr="00322A01">
        <w:rPr>
          <w:rFonts w:ascii="Times New Roman" w:hAnsi="Times New Roman"/>
          <w:sz w:val="28"/>
          <w:szCs w:val="28"/>
          <w:lang w:val="en-US"/>
        </w:rPr>
        <w:t xml:space="preserve"> (8), (9) and correcting </w:t>
      </w:r>
      <w:r>
        <w:rPr>
          <w:rFonts w:ascii="Times New Roman" w:hAnsi="Times New Roman"/>
          <w:sz w:val="28"/>
          <w:szCs w:val="28"/>
          <w:lang w:val="en-US"/>
        </w:rPr>
        <w:t>an</w:t>
      </w:r>
      <w:r w:rsidRPr="00322A01">
        <w:rPr>
          <w:rFonts w:ascii="Times New Roman" w:hAnsi="Times New Roman"/>
          <w:sz w:val="28"/>
          <w:szCs w:val="28"/>
          <w:lang w:val="en-US"/>
        </w:rPr>
        <w:t xml:space="preserve"> obvious </w:t>
      </w:r>
      <w:r>
        <w:rPr>
          <w:rFonts w:ascii="Times New Roman" w:hAnsi="Times New Roman"/>
          <w:sz w:val="28"/>
          <w:szCs w:val="28"/>
          <w:lang w:val="en-US"/>
        </w:rPr>
        <w:t xml:space="preserve">misprint in </w:t>
      </w:r>
      <w:r w:rsidRPr="00322A01">
        <w:rPr>
          <w:rFonts w:ascii="Times New Roman" w:hAnsi="Times New Roman"/>
          <w:sz w:val="28"/>
          <w:szCs w:val="28"/>
          <w:lang w:val="en-US"/>
        </w:rPr>
        <w:t xml:space="preserve"> (16) (</w:t>
      </w:r>
      <w:r w:rsidRPr="00322A01">
        <w:rPr>
          <w:rFonts w:ascii="Times New Roman" w:eastAsia="Calibri" w:hAnsi="Times New Roman" w:cs="Times New Roman"/>
          <w:color w:val="FF0000"/>
          <w:position w:val="-14"/>
          <w:sz w:val="20"/>
          <w:szCs w:val="20"/>
          <w:lang w:val="en-US" w:eastAsia="ru-RU"/>
        </w:rPr>
        <w:object w:dxaOrig="1140" w:dyaOrig="420" w14:anchorId="1AC42130">
          <v:shape id="_x0000_i1042" type="#_x0000_t75" style="width:57pt;height:21pt" o:ole="">
            <v:imagedata r:id="rId42" o:title=""/>
          </v:shape>
          <o:OLEObject Type="Embed" ProgID="Equation.DSMT4" ShapeID="_x0000_i1042" DrawAspect="Content" ObjectID="_1611678568" r:id="rId43"/>
        </w:object>
      </w:r>
      <w:r w:rsidRPr="00322A0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instead of</w:t>
      </w:r>
      <w:r w:rsidRPr="00322A0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22A01">
        <w:rPr>
          <w:rFonts w:ascii="Times New Roman" w:eastAsia="Calibri" w:hAnsi="Times New Roman" w:cs="Times New Roman"/>
          <w:color w:val="FF0000"/>
          <w:position w:val="-14"/>
          <w:sz w:val="20"/>
          <w:szCs w:val="20"/>
          <w:lang w:val="en-US" w:eastAsia="ru-RU"/>
        </w:rPr>
        <w:object w:dxaOrig="840" w:dyaOrig="420" w14:anchorId="7139DE04">
          <v:shape id="_x0000_i1043" type="#_x0000_t75" style="width:42pt;height:21pt" o:ole="">
            <v:imagedata r:id="rId44" o:title=""/>
          </v:shape>
          <o:OLEObject Type="Embed" ProgID="Equation.DSMT4" ShapeID="_x0000_i1043" DrawAspect="Content" ObjectID="_1611678569" r:id="rId45"/>
        </w:object>
      </w:r>
      <w:r>
        <w:rPr>
          <w:rFonts w:ascii="Times New Roman" w:eastAsia="Calibri" w:hAnsi="Times New Roman" w:cs="Times New Roman"/>
          <w:color w:val="FF0000"/>
          <w:sz w:val="20"/>
          <w:szCs w:val="20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should be written</w:t>
      </w:r>
      <w:r w:rsidRPr="00322A01">
        <w:rPr>
          <w:rFonts w:ascii="Times New Roman" w:hAnsi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/>
          <w:sz w:val="28"/>
          <w:szCs w:val="28"/>
          <w:lang w:val="cs-CZ"/>
        </w:rPr>
        <w:t>the</w:t>
      </w:r>
      <w:r>
        <w:rPr>
          <w:rFonts w:ascii="Times New Roman" w:hAnsi="Times New Roman"/>
          <w:sz w:val="28"/>
          <w:szCs w:val="28"/>
          <w:lang w:val="en-US"/>
        </w:rPr>
        <w:t xml:space="preserve"> formula for </w:t>
      </w:r>
      <w:r w:rsidRPr="00322A01">
        <w:rPr>
          <w:rFonts w:ascii="Times New Roman" w:eastAsia="Calibri" w:hAnsi="Times New Roman" w:cs="Times New Roman"/>
          <w:position w:val="-12"/>
          <w:sz w:val="28"/>
          <w:szCs w:val="28"/>
          <w:lang w:val="en-US" w:eastAsia="ru-RU"/>
        </w:rPr>
        <w:object w:dxaOrig="324" w:dyaOrig="360" w14:anchorId="54072667">
          <v:shape id="_x0000_i1044" type="#_x0000_t75" style="width:16.5pt;height:18pt" o:ole="">
            <v:imagedata r:id="rId46" o:title=""/>
          </v:shape>
          <o:OLEObject Type="Embed" ProgID="Equation.DSMT4" ShapeID="_x0000_i1044" DrawAspect="Content" ObjectID="_1611678570" r:id="rId47"/>
        </w:object>
      </w:r>
      <w:r w:rsidRPr="00322A0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is as follows:</w:t>
      </w:r>
    </w:p>
    <w:p w14:paraId="1A845781" w14:textId="77777777" w:rsidR="00322A01" w:rsidRPr="00322A01" w:rsidRDefault="00322A01" w:rsidP="00322A01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 w:rsidRPr="00322A01">
        <w:rPr>
          <w:rFonts w:ascii="Times New Roman" w:eastAsia="Calibri" w:hAnsi="Times New Roman" w:cs="Times New Roman"/>
          <w:position w:val="-40"/>
          <w:sz w:val="28"/>
          <w:szCs w:val="28"/>
          <w:lang w:val="en-US" w:eastAsia="ru-RU"/>
        </w:rPr>
        <w:object w:dxaOrig="6540" w:dyaOrig="936" w14:anchorId="31592D70">
          <v:shape id="_x0000_i1045" type="#_x0000_t75" style="width:327pt;height:46.5pt" o:ole="">
            <v:imagedata r:id="rId48" o:title=""/>
          </v:shape>
          <o:OLEObject Type="Embed" ProgID="Equation.DSMT4" ShapeID="_x0000_i1045" DrawAspect="Content" ObjectID="_1611678571" r:id="rId49"/>
        </w:object>
      </w:r>
    </w:p>
    <w:p w14:paraId="621DBACA" w14:textId="77777777" w:rsidR="00322A01" w:rsidRPr="00322A01" w:rsidRDefault="00322A01" w:rsidP="00322A01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 w:rsidRPr="00322A01">
        <w:rPr>
          <w:rFonts w:ascii="Times New Roman" w:eastAsia="Calibri" w:hAnsi="Times New Roman" w:cs="Times New Roman"/>
          <w:position w:val="-40"/>
          <w:sz w:val="28"/>
          <w:szCs w:val="28"/>
          <w:lang w:val="en-US" w:eastAsia="ru-RU"/>
        </w:rPr>
        <w:object w:dxaOrig="4884" w:dyaOrig="924" w14:anchorId="4530EA5E">
          <v:shape id="_x0000_i1046" type="#_x0000_t75" style="width:244.5pt;height:46.5pt" o:ole="">
            <v:imagedata r:id="rId50" o:title=""/>
          </v:shape>
          <o:OLEObject Type="Embed" ProgID="Equation.DSMT4" ShapeID="_x0000_i1046" DrawAspect="Content" ObjectID="_1611678572" r:id="rId51"/>
        </w:object>
      </w:r>
    </w:p>
    <w:p w14:paraId="2993C9CD" w14:textId="77777777" w:rsidR="00322A01" w:rsidRPr="00322A01" w:rsidRDefault="00322A01" w:rsidP="00322A01">
      <w:pPr>
        <w:spacing w:line="240" w:lineRule="auto"/>
        <w:ind w:left="360"/>
        <w:jc w:val="right"/>
        <w:outlineLvl w:val="0"/>
        <w:rPr>
          <w:rFonts w:ascii="Times New Roman" w:hAnsi="Times New Roman"/>
          <w:sz w:val="28"/>
          <w:szCs w:val="28"/>
          <w:lang w:val="en-US"/>
        </w:rPr>
      </w:pPr>
      <w:r w:rsidRPr="00322A01">
        <w:rPr>
          <w:rFonts w:ascii="Times New Roman" w:eastAsia="Calibri" w:hAnsi="Times New Roman" w:cs="Times New Roman"/>
          <w:position w:val="-40"/>
          <w:sz w:val="28"/>
          <w:szCs w:val="28"/>
          <w:lang w:val="en-US" w:eastAsia="ru-RU"/>
        </w:rPr>
        <w:object w:dxaOrig="4644" w:dyaOrig="924" w14:anchorId="009BF956">
          <v:shape id="_x0000_i1047" type="#_x0000_t75" style="width:232.5pt;height:46.5pt" o:ole="">
            <v:imagedata r:id="rId52" o:title=""/>
          </v:shape>
          <o:OLEObject Type="Embed" ProgID="Equation.DSMT4" ShapeID="_x0000_i1047" DrawAspect="Content" ObjectID="_1611678573" r:id="rId53"/>
        </w:object>
      </w:r>
      <w:r w:rsidRPr="00322A01">
        <w:rPr>
          <w:rFonts w:ascii="Times New Roman" w:hAnsi="Times New Roman"/>
          <w:sz w:val="28"/>
          <w:szCs w:val="28"/>
          <w:lang w:val="en-US"/>
        </w:rPr>
        <w:t xml:space="preserve">                               (1)</w:t>
      </w:r>
    </w:p>
    <w:p w14:paraId="25B17EF6" w14:textId="77777777" w:rsidR="00322A01" w:rsidRPr="00322A01" w:rsidRDefault="00322A01" w:rsidP="00322A01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 w:rsidRPr="00322A01">
        <w:rPr>
          <w:rFonts w:ascii="Times New Roman" w:eastAsia="Calibri" w:hAnsi="Times New Roman" w:cs="Times New Roman"/>
          <w:position w:val="-24"/>
          <w:sz w:val="28"/>
          <w:szCs w:val="28"/>
          <w:lang w:val="en-US" w:eastAsia="ru-RU"/>
        </w:rPr>
        <w:object w:dxaOrig="864" w:dyaOrig="624" w14:anchorId="7AB8FBE8">
          <v:shape id="_x0000_i1048" type="#_x0000_t75" style="width:43.5pt;height:31.5pt" o:ole="">
            <v:imagedata r:id="rId54" o:title=""/>
          </v:shape>
          <o:OLEObject Type="Embed" ProgID="Equation.DSMT4" ShapeID="_x0000_i1048" DrawAspect="Content" ObjectID="_1611678574" r:id="rId55"/>
        </w:object>
      </w:r>
    </w:p>
    <w:p w14:paraId="256073C4" w14:textId="77777777" w:rsidR="00322A01" w:rsidRPr="00322A01" w:rsidRDefault="00322A01" w:rsidP="00322A01">
      <w:pPr>
        <w:spacing w:line="240" w:lineRule="auto"/>
        <w:ind w:left="360"/>
        <w:jc w:val="right"/>
        <w:outlineLvl w:val="0"/>
        <w:rPr>
          <w:rFonts w:ascii="Times New Roman" w:hAnsi="Times New Roman"/>
          <w:sz w:val="28"/>
          <w:szCs w:val="28"/>
          <w:lang w:val="en-US"/>
        </w:rPr>
      </w:pPr>
      <w:r w:rsidRPr="00322A01">
        <w:rPr>
          <w:rFonts w:ascii="Times New Roman" w:eastAsia="Calibri" w:hAnsi="Times New Roman" w:cs="Times New Roman"/>
          <w:position w:val="-12"/>
          <w:sz w:val="28"/>
          <w:szCs w:val="28"/>
          <w:lang w:val="en-US" w:eastAsia="ru-RU"/>
        </w:rPr>
        <w:object w:dxaOrig="960" w:dyaOrig="360" w14:anchorId="25A4DECE">
          <v:shape id="_x0000_i1049" type="#_x0000_t75" style="width:48pt;height:18pt" o:ole="">
            <v:imagedata r:id="rId56" o:title=""/>
          </v:shape>
          <o:OLEObject Type="Embed" ProgID="Equation.DSMT4" ShapeID="_x0000_i1049" DrawAspect="Content" ObjectID="_1611678575" r:id="rId57"/>
        </w:object>
      </w:r>
      <w:r w:rsidRPr="00322A01">
        <w:rPr>
          <w:rFonts w:ascii="Times New Roman" w:hAnsi="Times New Roman"/>
          <w:sz w:val="28"/>
          <w:szCs w:val="28"/>
          <w:lang w:val="en-US"/>
        </w:rPr>
        <w:t xml:space="preserve">,     </w:t>
      </w:r>
      <w:r w:rsidRPr="00322A01">
        <w:rPr>
          <w:rFonts w:ascii="Times New Roman" w:eastAsia="Calibri" w:hAnsi="Times New Roman" w:cs="Times New Roman"/>
          <w:color w:val="000000"/>
          <w:position w:val="-14"/>
          <w:sz w:val="28"/>
          <w:szCs w:val="28"/>
          <w:lang w:val="en-US" w:eastAsia="ru-RU"/>
        </w:rPr>
        <w:object w:dxaOrig="1956" w:dyaOrig="396" w14:anchorId="41045D07">
          <v:shape id="_x0000_i1050" type="#_x0000_t75" style="width:97.5pt;height:19.5pt" o:ole="">
            <v:imagedata r:id="rId58" o:title=""/>
          </v:shape>
          <o:OLEObject Type="Embed" ProgID="Equation.DSMT4" ShapeID="_x0000_i1050" DrawAspect="Content" ObjectID="_1611678576" r:id="rId59"/>
        </w:object>
      </w:r>
      <w:r w:rsidRPr="00322A01">
        <w:rPr>
          <w:rFonts w:ascii="Times New Roman" w:hAnsi="Times New Roman"/>
          <w:color w:val="000000"/>
          <w:sz w:val="28"/>
          <w:szCs w:val="28"/>
          <w:lang w:val="en-US"/>
        </w:rPr>
        <w:t xml:space="preserve">                                         (2)</w:t>
      </w:r>
    </w:p>
    <w:p w14:paraId="0045FC3A" w14:textId="77777777" w:rsidR="00322A01" w:rsidRPr="00322A01" w:rsidRDefault="00322A01" w:rsidP="00322A01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 w:rsidRPr="00322A01">
        <w:rPr>
          <w:rFonts w:ascii="Times New Roman" w:eastAsia="Calibri" w:hAnsi="Times New Roman" w:cs="Times New Roman"/>
          <w:position w:val="-12"/>
          <w:sz w:val="28"/>
          <w:szCs w:val="28"/>
          <w:lang w:val="en-US" w:eastAsia="ru-RU"/>
        </w:rPr>
        <w:object w:dxaOrig="1596" w:dyaOrig="384" w14:anchorId="5F71A75D">
          <v:shape id="_x0000_i1051" type="#_x0000_t75" style="width:79.5pt;height:19.5pt" o:ole="">
            <v:imagedata r:id="rId60" o:title=""/>
          </v:shape>
          <o:OLEObject Type="Embed" ProgID="Equation.DSMT4" ShapeID="_x0000_i1051" DrawAspect="Content" ObjectID="_1611678577" r:id="rId61"/>
        </w:object>
      </w:r>
    </w:p>
    <w:p w14:paraId="17E9DE44" w14:textId="77777777" w:rsidR="00322A01" w:rsidRPr="00322A01" w:rsidRDefault="00322A01" w:rsidP="00322A01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 w:rsidRPr="00322A01">
        <w:rPr>
          <w:rFonts w:ascii="Times New Roman" w:eastAsia="Calibri" w:hAnsi="Times New Roman" w:cs="Times New Roman"/>
          <w:position w:val="-38"/>
          <w:sz w:val="28"/>
          <w:szCs w:val="28"/>
          <w:lang w:val="en-US" w:eastAsia="ru-RU"/>
        </w:rPr>
        <w:object w:dxaOrig="3156" w:dyaOrig="924" w14:anchorId="262E821D">
          <v:shape id="_x0000_i1052" type="#_x0000_t75" style="width:157.5pt;height:46.5pt" o:ole="">
            <v:imagedata r:id="rId62" o:title=""/>
          </v:shape>
          <o:OLEObject Type="Embed" ProgID="Equation.DSMT4" ShapeID="_x0000_i1052" DrawAspect="Content" ObjectID="_1611678578" r:id="rId63"/>
        </w:object>
      </w:r>
    </w:p>
    <w:p w14:paraId="02009C18" w14:textId="77777777" w:rsidR="00322A01" w:rsidRPr="00322A01" w:rsidRDefault="00322A01" w:rsidP="00322A01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 w:rsidRPr="00322A01">
        <w:rPr>
          <w:rFonts w:ascii="Times New Roman" w:eastAsia="Calibri" w:hAnsi="Times New Roman" w:cs="Times New Roman"/>
          <w:position w:val="-10"/>
          <w:sz w:val="28"/>
          <w:szCs w:val="28"/>
          <w:lang w:val="en-US" w:eastAsia="ru-RU"/>
        </w:rPr>
        <w:object w:dxaOrig="720" w:dyaOrig="360" w14:anchorId="61425884">
          <v:shape id="_x0000_i1053" type="#_x0000_t75" style="width:36pt;height:18pt" o:ole="">
            <v:imagedata r:id="rId64" o:title=""/>
          </v:shape>
          <o:OLEObject Type="Embed" ProgID="Equation.DSMT4" ShapeID="_x0000_i1053" DrawAspect="Content" ObjectID="_1611678579" r:id="rId65"/>
        </w:object>
      </w:r>
    </w:p>
    <w:p w14:paraId="6C70E7D7" w14:textId="77777777" w:rsidR="00322A01" w:rsidRPr="00322A01" w:rsidRDefault="00322A01" w:rsidP="00322A01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 w:rsidRPr="00322A01">
        <w:rPr>
          <w:rFonts w:ascii="Times New Roman" w:eastAsia="Calibri" w:hAnsi="Times New Roman" w:cs="Times New Roman"/>
          <w:position w:val="-32"/>
          <w:sz w:val="28"/>
          <w:szCs w:val="28"/>
          <w:lang w:val="en-US" w:eastAsia="ru-RU"/>
        </w:rPr>
        <w:object w:dxaOrig="1656" w:dyaOrig="744" w14:anchorId="494AB2D1">
          <v:shape id="_x0000_i1054" type="#_x0000_t75" style="width:82.5pt;height:37.5pt" o:ole="">
            <v:imagedata r:id="rId66" o:title=""/>
          </v:shape>
          <o:OLEObject Type="Embed" ProgID="Equation.DSMT4" ShapeID="_x0000_i1054" DrawAspect="Content" ObjectID="_1611678580" r:id="rId67"/>
        </w:object>
      </w:r>
      <w:r w:rsidR="00B94257">
        <w:rPr>
          <w:rFonts w:ascii="Times New Roman" w:hAnsi="Times New Roman"/>
          <w:sz w:val="28"/>
          <w:szCs w:val="28"/>
          <w:lang w:val="en-US"/>
        </w:rPr>
        <w:t xml:space="preserve">    (for</w:t>
      </w:r>
      <w:r w:rsidRPr="00322A0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22A01">
        <w:rPr>
          <w:rFonts w:ascii="Times New Roman" w:eastAsia="Calibri" w:hAnsi="Times New Roman" w:cs="Times New Roman"/>
          <w:position w:val="-6"/>
          <w:sz w:val="28"/>
          <w:szCs w:val="28"/>
          <w:lang w:val="en-US" w:eastAsia="ru-RU"/>
        </w:rPr>
        <w:object w:dxaOrig="696" w:dyaOrig="216" w14:anchorId="51BAE739">
          <v:shape id="_x0000_i1055" type="#_x0000_t75" style="width:34.5pt;height:10.5pt" o:ole="">
            <v:imagedata r:id="rId68" o:title=""/>
          </v:shape>
          <o:OLEObject Type="Embed" ProgID="Equation.DSMT4" ShapeID="_x0000_i1055" DrawAspect="Content" ObjectID="_1611678581" r:id="rId69"/>
        </w:object>
      </w:r>
      <w:r w:rsidRPr="00322A0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22A01">
        <w:rPr>
          <w:rFonts w:ascii="Times New Roman" w:eastAsia="Calibri" w:hAnsi="Times New Roman" w:cs="Times New Roman"/>
          <w:position w:val="-10"/>
          <w:sz w:val="28"/>
          <w:szCs w:val="28"/>
          <w:lang w:val="en-US" w:eastAsia="ru-RU"/>
        </w:rPr>
        <w:object w:dxaOrig="1056" w:dyaOrig="360" w14:anchorId="0A4553BF">
          <v:shape id="_x0000_i1056" type="#_x0000_t75" style="width:52.5pt;height:18pt" o:ole="">
            <v:imagedata r:id="rId70" o:title=""/>
          </v:shape>
          <o:OLEObject Type="Embed" ProgID="Equation.DSMT4" ShapeID="_x0000_i1056" DrawAspect="Content" ObjectID="_1611678582" r:id="rId71"/>
        </w:object>
      </w:r>
      <w:r w:rsidRPr="00322A01">
        <w:rPr>
          <w:rFonts w:ascii="Times New Roman" w:hAnsi="Times New Roman"/>
          <w:sz w:val="28"/>
          <w:szCs w:val="28"/>
          <w:lang w:val="en-US"/>
        </w:rPr>
        <w:t>)</w:t>
      </w:r>
    </w:p>
    <w:p w14:paraId="427B0C10" w14:textId="77777777" w:rsidR="00322A01" w:rsidRPr="00322A01" w:rsidRDefault="00970C9B" w:rsidP="00322A01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or</w:t>
      </w:r>
    </w:p>
    <w:p w14:paraId="058AA698" w14:textId="77777777" w:rsidR="00322A01" w:rsidRPr="00322A01" w:rsidRDefault="00322A01" w:rsidP="00322A01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 w:rsidRPr="00322A01">
        <w:rPr>
          <w:rFonts w:ascii="Times New Roman" w:eastAsia="Calibri" w:hAnsi="Times New Roman" w:cs="Times New Roman"/>
          <w:position w:val="-40"/>
          <w:sz w:val="28"/>
          <w:szCs w:val="28"/>
          <w:lang w:val="en-US" w:eastAsia="ru-RU"/>
        </w:rPr>
        <w:object w:dxaOrig="9444" w:dyaOrig="936" w14:anchorId="20AA784B">
          <v:shape id="_x0000_i1057" type="#_x0000_t75" style="width:472.5pt;height:46.5pt" o:ole="">
            <v:imagedata r:id="rId72" o:title=""/>
          </v:shape>
          <o:OLEObject Type="Embed" ProgID="Equation.DSMT4" ShapeID="_x0000_i1057" DrawAspect="Content" ObjectID="_1611678583" r:id="rId73"/>
        </w:object>
      </w:r>
    </w:p>
    <w:p w14:paraId="3325D476" w14:textId="77777777" w:rsidR="00322A01" w:rsidRPr="00322A01" w:rsidRDefault="00322A01" w:rsidP="00322A01">
      <w:pPr>
        <w:spacing w:line="240" w:lineRule="auto"/>
        <w:ind w:left="360"/>
        <w:jc w:val="right"/>
        <w:outlineLvl w:val="0"/>
        <w:rPr>
          <w:rFonts w:ascii="Times New Roman" w:hAnsi="Times New Roman"/>
          <w:sz w:val="28"/>
          <w:szCs w:val="28"/>
          <w:lang w:val="en-US"/>
        </w:rPr>
      </w:pPr>
      <w:r w:rsidRPr="00322A01">
        <w:rPr>
          <w:rFonts w:ascii="Times New Roman" w:eastAsia="Calibri" w:hAnsi="Times New Roman" w:cs="Times New Roman"/>
          <w:position w:val="-40"/>
          <w:sz w:val="28"/>
          <w:szCs w:val="28"/>
          <w:lang w:val="en-US" w:eastAsia="ru-RU"/>
        </w:rPr>
        <w:object w:dxaOrig="5340" w:dyaOrig="924" w14:anchorId="46D587AC">
          <v:shape id="_x0000_i1058" type="#_x0000_t75" style="width:267pt;height:46.5pt" o:ole="">
            <v:imagedata r:id="rId74" o:title=""/>
          </v:shape>
          <o:OLEObject Type="Embed" ProgID="Equation.DSMT4" ShapeID="_x0000_i1058" DrawAspect="Content" ObjectID="_1611678584" r:id="rId75"/>
        </w:object>
      </w:r>
      <w:r w:rsidRPr="00322A01">
        <w:rPr>
          <w:rFonts w:ascii="Times New Roman" w:hAnsi="Times New Roman"/>
          <w:sz w:val="28"/>
          <w:szCs w:val="28"/>
          <w:lang w:val="en-US"/>
        </w:rPr>
        <w:t xml:space="preserve">                            (3)</w:t>
      </w:r>
    </w:p>
    <w:p w14:paraId="4D547208" w14:textId="77777777" w:rsidR="00322A01" w:rsidRPr="00322A01" w:rsidRDefault="00322A01" w:rsidP="00322A01">
      <w:pPr>
        <w:spacing w:line="240" w:lineRule="auto"/>
        <w:ind w:left="360"/>
        <w:jc w:val="both"/>
        <w:outlineLvl w:val="0"/>
        <w:rPr>
          <w:rFonts w:ascii="Times New Roman" w:hAnsi="Times New Roman"/>
          <w:color w:val="000000"/>
          <w:sz w:val="28"/>
          <w:szCs w:val="20"/>
          <w:lang w:val="en-US"/>
        </w:rPr>
      </w:pPr>
      <w:r w:rsidRPr="00322A01">
        <w:rPr>
          <w:rFonts w:ascii="Times New Roman" w:hAnsi="Times New Roman"/>
          <w:sz w:val="28"/>
          <w:szCs w:val="28"/>
          <w:lang w:val="en-US"/>
        </w:rPr>
        <w:lastRenderedPageBreak/>
        <w:tab/>
      </w:r>
      <w:r w:rsidR="007D35A6">
        <w:rPr>
          <w:rFonts w:ascii="Times New Roman" w:hAnsi="Times New Roman"/>
          <w:sz w:val="28"/>
          <w:szCs w:val="28"/>
          <w:lang w:val="en-US"/>
        </w:rPr>
        <w:t>The results can be found in my programs. Coefficient</w:t>
      </w:r>
      <w:r w:rsidR="00B94257">
        <w:rPr>
          <w:rFonts w:ascii="Times New Roman" w:hAnsi="Times New Roman"/>
          <w:sz w:val="28"/>
          <w:szCs w:val="28"/>
          <w:lang w:val="en-US"/>
        </w:rPr>
        <w:t>s are</w:t>
      </w:r>
      <w:r w:rsidR="007D35A6">
        <w:rPr>
          <w:rFonts w:ascii="Times New Roman" w:hAnsi="Times New Roman"/>
          <w:sz w:val="28"/>
          <w:szCs w:val="28"/>
          <w:lang w:val="en-US"/>
        </w:rPr>
        <w:t xml:space="preserve"> not tracked </w:t>
      </w:r>
      <w:r w:rsidR="00802671">
        <w:rPr>
          <w:rFonts w:ascii="Times New Roman" w:hAnsi="Times New Roman"/>
          <w:sz w:val="28"/>
          <w:szCs w:val="28"/>
          <w:lang w:val="cs-CZ"/>
        </w:rPr>
        <w:t>during</w:t>
      </w:r>
      <w:r w:rsidR="00B9425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D35A6">
        <w:rPr>
          <w:rFonts w:ascii="Times New Roman" w:hAnsi="Times New Roman"/>
          <w:sz w:val="28"/>
          <w:szCs w:val="28"/>
          <w:lang w:val="en-US"/>
        </w:rPr>
        <w:t xml:space="preserve">calculations, since it </w:t>
      </w:r>
      <w:r w:rsidR="00B94257">
        <w:rPr>
          <w:rFonts w:ascii="Times New Roman" w:hAnsi="Times New Roman"/>
          <w:sz w:val="28"/>
          <w:szCs w:val="28"/>
          <w:lang w:val="en-US"/>
        </w:rPr>
        <w:t>is</w:t>
      </w:r>
      <w:r w:rsidR="007D35A6">
        <w:rPr>
          <w:rFonts w:ascii="Times New Roman" w:hAnsi="Times New Roman"/>
          <w:sz w:val="28"/>
          <w:szCs w:val="28"/>
          <w:lang w:val="en-US"/>
        </w:rPr>
        <w:t xml:space="preserve"> assumed that </w:t>
      </w:r>
      <w:r w:rsidR="00802671">
        <w:rPr>
          <w:rFonts w:ascii="Times New Roman" w:hAnsi="Times New Roman"/>
          <w:sz w:val="28"/>
          <w:szCs w:val="28"/>
          <w:lang w:val="en-US"/>
        </w:rPr>
        <w:t>they</w:t>
      </w:r>
      <w:r w:rsidR="007D35A6">
        <w:rPr>
          <w:rFonts w:ascii="Times New Roman" w:hAnsi="Times New Roman"/>
          <w:sz w:val="28"/>
          <w:szCs w:val="28"/>
          <w:lang w:val="en-US"/>
        </w:rPr>
        <w:t xml:space="preserve"> must be selected correspondingly to particular experiment. In</w:t>
      </w:r>
      <w:r w:rsidR="007D35A6" w:rsidRPr="007D35A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D35A6">
        <w:rPr>
          <w:rFonts w:ascii="Times New Roman" w:hAnsi="Times New Roman"/>
          <w:sz w:val="28"/>
          <w:szCs w:val="28"/>
          <w:lang w:val="en-US"/>
        </w:rPr>
        <w:t>order</w:t>
      </w:r>
      <w:r w:rsidR="007D35A6" w:rsidRPr="007D35A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D35A6">
        <w:rPr>
          <w:rFonts w:ascii="Times New Roman" w:hAnsi="Times New Roman"/>
          <w:sz w:val="28"/>
          <w:szCs w:val="28"/>
          <w:lang w:val="en-US"/>
        </w:rPr>
        <w:t>to</w:t>
      </w:r>
      <w:r w:rsidR="007D35A6" w:rsidRPr="007D35A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C4B0B">
        <w:rPr>
          <w:rFonts w:ascii="Times New Roman" w:hAnsi="Times New Roman"/>
          <w:sz w:val="28"/>
          <w:szCs w:val="28"/>
          <w:lang w:val="en-US"/>
        </w:rPr>
        <w:t>express</w:t>
      </w:r>
      <w:r w:rsidRPr="007D35A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322A01">
        <w:rPr>
          <w:rFonts w:ascii="Times New Roman" w:eastAsia="Calibri" w:hAnsi="Times New Roman" w:cs="Times New Roman"/>
          <w:position w:val="-12"/>
          <w:sz w:val="28"/>
          <w:szCs w:val="28"/>
          <w:lang w:val="en-US" w:eastAsia="ru-RU"/>
        </w:rPr>
        <w:object w:dxaOrig="300" w:dyaOrig="360" w14:anchorId="08C2B4B1">
          <v:shape id="_x0000_i1059" type="#_x0000_t75" style="width:15pt;height:18pt" o:ole="">
            <v:imagedata r:id="rId76" o:title=""/>
          </v:shape>
          <o:OLEObject Type="Embed" ProgID="Equation.DSMT4" ShapeID="_x0000_i1059" DrawAspect="Content" ObjectID="_1611678585" r:id="rId77"/>
        </w:object>
      </w:r>
      <w:r w:rsidRPr="007D35A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D35A6">
        <w:rPr>
          <w:rFonts w:ascii="Times New Roman" w:hAnsi="Times New Roman"/>
          <w:sz w:val="28"/>
          <w:szCs w:val="28"/>
          <w:lang w:val="en-US"/>
        </w:rPr>
        <w:t>in</w:t>
      </w:r>
      <w:r w:rsidR="007D35A6" w:rsidRPr="007D35A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D35A6">
        <w:rPr>
          <w:rFonts w:ascii="Times New Roman" w:hAnsi="Times New Roman"/>
          <w:sz w:val="28"/>
          <w:szCs w:val="28"/>
          <w:lang w:val="en-US"/>
        </w:rPr>
        <w:t>terms</w:t>
      </w:r>
      <w:r w:rsidR="007D35A6" w:rsidRPr="007D35A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D35A6">
        <w:rPr>
          <w:rFonts w:ascii="Times New Roman" w:hAnsi="Times New Roman"/>
          <w:sz w:val="28"/>
          <w:szCs w:val="28"/>
          <w:lang w:val="en-US"/>
        </w:rPr>
        <w:t>of</w:t>
      </w:r>
      <w:r w:rsidR="007D35A6" w:rsidRPr="007D35A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D35A6">
        <w:rPr>
          <w:rFonts w:ascii="Times New Roman" w:hAnsi="Times New Roman"/>
          <w:sz w:val="28"/>
          <w:szCs w:val="28"/>
          <w:lang w:val="en-US"/>
        </w:rPr>
        <w:t>fs</w:t>
      </w:r>
      <w:r w:rsidRPr="007D35A6">
        <w:rPr>
          <w:rFonts w:ascii="Times New Roman" w:hAnsi="Times New Roman"/>
          <w:sz w:val="28"/>
          <w:szCs w:val="28"/>
          <w:vertAlign w:val="superscript"/>
          <w:lang w:val="en-US"/>
        </w:rPr>
        <w:t>–1</w:t>
      </w:r>
      <w:r w:rsidRPr="007D35A6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7D35A6">
        <w:rPr>
          <w:rFonts w:ascii="Times New Roman" w:hAnsi="Times New Roman"/>
          <w:sz w:val="28"/>
          <w:szCs w:val="28"/>
          <w:lang w:val="en-US"/>
        </w:rPr>
        <w:t xml:space="preserve">the value of </w:t>
      </w:r>
      <w:r w:rsidRPr="00322A01">
        <w:rPr>
          <w:rFonts w:ascii="Times New Roman" w:eastAsia="Calibri" w:hAnsi="Times New Roman" w:cs="Times New Roman"/>
          <w:position w:val="-12"/>
          <w:sz w:val="28"/>
          <w:szCs w:val="28"/>
          <w:lang w:val="en-US" w:eastAsia="ru-RU"/>
        </w:rPr>
        <w:object w:dxaOrig="300" w:dyaOrig="360" w14:anchorId="309AB0A9">
          <v:shape id="_x0000_i1060" type="#_x0000_t75" style="width:15pt;height:18pt" o:ole="">
            <v:imagedata r:id="rId78" o:title=""/>
          </v:shape>
          <o:OLEObject Type="Embed" ProgID="Equation.DSMT4" ShapeID="_x0000_i1060" DrawAspect="Content" ObjectID="_1611678586" r:id="rId79"/>
        </w:object>
      </w:r>
      <w:r w:rsidR="000C4B0B" w:rsidRPr="00312A3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obtained</w:t>
      </w:r>
      <w:r w:rsidRPr="007D35A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D35A6">
        <w:rPr>
          <w:rFonts w:ascii="Times New Roman" w:hAnsi="Times New Roman"/>
          <w:sz w:val="28"/>
          <w:szCs w:val="28"/>
          <w:lang w:val="en-US"/>
        </w:rPr>
        <w:t>after my calculations must be multiplied by</w:t>
      </w:r>
      <w:commentRangeStart w:id="0"/>
      <w:r w:rsidRPr="00322A01">
        <w:rPr>
          <w:rFonts w:ascii="Times New Roman" w:eastAsia="Calibri" w:hAnsi="Times New Roman" w:cs="Times New Roman"/>
          <w:color w:val="000000"/>
          <w:position w:val="-24"/>
          <w:sz w:val="28"/>
          <w:szCs w:val="20"/>
          <w:lang w:val="en-US" w:eastAsia="ru-RU"/>
        </w:rPr>
        <w:object w:dxaOrig="3384" w:dyaOrig="636" w14:anchorId="39780C60">
          <v:shape id="_x0000_i1061" type="#_x0000_t75" style="width:169.5pt;height:31.5pt" o:ole="">
            <v:imagedata r:id="rId80" o:title=""/>
          </v:shape>
          <o:OLEObject Type="Embed" ProgID="Equation.DSMT4" ShapeID="_x0000_i1061" DrawAspect="Content" ObjectID="_1611678587" r:id="rId81"/>
        </w:object>
      </w:r>
      <w:r w:rsidRPr="007D35A6">
        <w:rPr>
          <w:rFonts w:ascii="Times New Roman" w:hAnsi="Times New Roman"/>
          <w:color w:val="000000"/>
          <w:sz w:val="28"/>
          <w:lang w:val="en-US"/>
        </w:rPr>
        <w:t xml:space="preserve">. </w:t>
      </w:r>
      <w:commentRangeEnd w:id="0"/>
      <w:r w:rsidR="00830ED9">
        <w:rPr>
          <w:rStyle w:val="CommentReference"/>
        </w:rPr>
        <w:commentReference w:id="0"/>
      </w:r>
      <w:r w:rsidR="00312A38">
        <w:rPr>
          <w:rFonts w:ascii="Times New Roman" w:hAnsi="Times New Roman"/>
          <w:color w:val="000000"/>
          <w:sz w:val="28"/>
          <w:lang w:val="en-US"/>
        </w:rPr>
        <w:t xml:space="preserve">The comparison of </w:t>
      </w:r>
      <w:r w:rsidR="00A548C4" w:rsidRPr="00322A01">
        <w:rPr>
          <w:rFonts w:ascii="Times New Roman" w:eastAsia="Calibri" w:hAnsi="Times New Roman" w:cs="Times New Roman"/>
          <w:position w:val="-12"/>
          <w:sz w:val="28"/>
          <w:szCs w:val="28"/>
          <w:lang w:val="en-US" w:eastAsia="ru-RU"/>
        </w:rPr>
        <w:object w:dxaOrig="300" w:dyaOrig="360" w14:anchorId="4D7F9591">
          <v:shape id="_x0000_i1062" type="#_x0000_t75" style="width:15pt;height:18pt" o:ole="">
            <v:imagedata r:id="rId78" o:title=""/>
          </v:shape>
          <o:OLEObject Type="Embed" ProgID="Equation.DSMT4" ShapeID="_x0000_i1062" DrawAspect="Content" ObjectID="_1611678588" r:id="rId84"/>
        </w:object>
      </w:r>
      <w:r w:rsidR="00312A38">
        <w:rPr>
          <w:rFonts w:ascii="Times New Roman" w:hAnsi="Times New Roman"/>
          <w:color w:val="000000"/>
          <w:sz w:val="28"/>
          <w:lang w:val="en-US"/>
        </w:rPr>
        <w:t xml:space="preserve">and formulas </w:t>
      </w:r>
      <w:r w:rsidR="00A548C4">
        <w:rPr>
          <w:rFonts w:ascii="Times New Roman" w:hAnsi="Times New Roman"/>
          <w:color w:val="000000"/>
          <w:sz w:val="28"/>
          <w:lang w:val="en-US"/>
        </w:rPr>
        <w:t xml:space="preserve">for </w:t>
      </w:r>
      <w:r w:rsidR="00A548C4" w:rsidRPr="00322A01"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en-US" w:eastAsia="ru-RU"/>
        </w:rPr>
        <w:object w:dxaOrig="324" w:dyaOrig="360" w14:anchorId="3299BB96">
          <v:shape id="_x0000_i1063" type="#_x0000_t75" style="width:16.5pt;height:18pt" o:ole="">
            <v:imagedata r:id="rId85" o:title=""/>
          </v:shape>
          <o:OLEObject Type="Embed" ProgID="Equation.DSMT4" ShapeID="_x0000_i1063" DrawAspect="Content" ObjectID="_1611678589" r:id="rId86"/>
        </w:object>
      </w:r>
      <w:r w:rsidR="00A548C4">
        <w:rPr>
          <w:rFonts w:ascii="Times New Roman" w:hAnsi="Times New Roman"/>
          <w:color w:val="000000"/>
          <w:sz w:val="28"/>
          <w:lang w:val="en-US"/>
        </w:rPr>
        <w:t xml:space="preserve"> obtained with </w:t>
      </w:r>
      <w:r w:rsidR="00A548C4" w:rsidRPr="00E01308">
        <w:rPr>
          <w:rFonts w:cstheme="minorHAnsi"/>
          <w:bCs/>
          <w:color w:val="222222"/>
          <w:sz w:val="28"/>
          <w:szCs w:val="28"/>
          <w:shd w:val="clear" w:color="auto" w:fill="FFFFFF"/>
          <w:lang w:val="en-US"/>
        </w:rPr>
        <w:t>saddle-point method</w:t>
      </w:r>
      <w:r w:rsidR="00A548C4" w:rsidRPr="00322A0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548C4">
        <w:rPr>
          <w:rFonts w:ascii="Times New Roman" w:hAnsi="Times New Roman"/>
          <w:color w:val="000000"/>
          <w:sz w:val="28"/>
          <w:lang w:val="en-US"/>
        </w:rPr>
        <w:t xml:space="preserve">in [1] for </w:t>
      </w:r>
      <w:r w:rsidR="00E01308">
        <w:rPr>
          <w:rFonts w:ascii="Times New Roman" w:hAnsi="Times New Roman"/>
          <w:color w:val="000000"/>
          <w:sz w:val="28"/>
          <w:lang w:val="en-US"/>
        </w:rPr>
        <w:t xml:space="preserve">the wavelength </w:t>
      </w:r>
      <w:r w:rsidR="00A548C4" w:rsidRPr="00A548C4">
        <w:rPr>
          <w:rFonts w:ascii="Times New Roman" w:hAnsi="Times New Roman"/>
          <w:color w:val="000000"/>
          <w:sz w:val="28"/>
          <w:lang w:val="en-US"/>
        </w:rPr>
        <w:t>400 and 1030 nm</w:t>
      </w:r>
      <w:r w:rsidR="00A548C4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E01308" w:rsidRPr="00E01308">
        <w:rPr>
          <w:rFonts w:ascii="Times New Roman" w:hAnsi="Times New Roman"/>
          <w:i/>
          <w:color w:val="000000"/>
          <w:sz w:val="28"/>
          <w:lang w:val="en-US"/>
        </w:rPr>
        <w:t>E</w:t>
      </w:r>
      <w:r w:rsidR="00E01308" w:rsidRPr="00E01308">
        <w:rPr>
          <w:rFonts w:ascii="Times New Roman" w:hAnsi="Times New Roman"/>
          <w:i/>
          <w:color w:val="000000"/>
          <w:sz w:val="28"/>
          <w:vertAlign w:val="subscript"/>
          <w:lang w:val="en-US"/>
        </w:rPr>
        <w:t>g0</w:t>
      </w:r>
      <w:r w:rsidR="00E01308">
        <w:rPr>
          <w:rFonts w:ascii="Times New Roman" w:hAnsi="Times New Roman"/>
          <w:color w:val="000000"/>
          <w:sz w:val="28"/>
          <w:lang w:val="en-US"/>
        </w:rPr>
        <w:t>=</w:t>
      </w:r>
      <w:r w:rsidR="00A548C4">
        <w:rPr>
          <w:rFonts w:ascii="Times New Roman" w:hAnsi="Times New Roman"/>
          <w:color w:val="000000"/>
          <w:sz w:val="28"/>
          <w:lang w:val="en-US"/>
        </w:rPr>
        <w:t>9 eV</w:t>
      </w:r>
      <w:r w:rsidR="00A548C4" w:rsidRPr="00A548C4">
        <w:rPr>
          <w:rFonts w:ascii="Times New Roman" w:hAnsi="Times New Roman"/>
          <w:color w:val="000000"/>
          <w:sz w:val="28"/>
          <w:lang w:val="en-US"/>
        </w:rPr>
        <w:t xml:space="preserve"> is shown</w:t>
      </w:r>
      <w:r w:rsidR="00A548C4">
        <w:rPr>
          <w:rFonts w:ascii="Times New Roman" w:hAnsi="Times New Roman"/>
          <w:color w:val="000000"/>
          <w:sz w:val="28"/>
          <w:lang w:val="en-US"/>
        </w:rPr>
        <w:t xml:space="preserve"> in figure 1</w:t>
      </w:r>
      <w:r w:rsidR="00A548C4" w:rsidRPr="00A548C4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B94257">
        <w:rPr>
          <w:rFonts w:ascii="Times New Roman" w:hAnsi="Times New Roman"/>
          <w:color w:val="000000"/>
          <w:sz w:val="28"/>
          <w:lang w:val="en-US"/>
        </w:rPr>
        <w:t>T</w:t>
      </w:r>
      <w:r w:rsidR="00384A0A" w:rsidRPr="0062411E">
        <w:rPr>
          <w:rFonts w:ascii="Times New Roman" w:hAnsi="Times New Roman"/>
          <w:color w:val="000000"/>
          <w:sz w:val="28"/>
          <w:lang w:val="en-US"/>
        </w:rPr>
        <w:t>he x-axis</w:t>
      </w:r>
      <w:r w:rsidR="00F23B29" w:rsidRPr="0062411E">
        <w:rPr>
          <w:rFonts w:ascii="Times New Roman" w:hAnsi="Times New Roman"/>
          <w:color w:val="000000"/>
          <w:sz w:val="28"/>
          <w:lang w:val="en-US"/>
        </w:rPr>
        <w:t xml:space="preserve"> represents value</w:t>
      </w:r>
      <w:r w:rsidRPr="0062411E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322A01"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en-US" w:eastAsia="ru-RU"/>
        </w:rPr>
        <w:object w:dxaOrig="2460" w:dyaOrig="384" w14:anchorId="4EBE3026">
          <v:shape id="_x0000_i1064" type="#_x0000_t75" style="width:123pt;height:19.5pt" o:ole="">
            <v:imagedata r:id="rId87" o:title=""/>
          </v:shape>
          <o:OLEObject Type="Embed" ProgID="Equation.DSMT4" ShapeID="_x0000_i1064" DrawAspect="Content" ObjectID="_1611678590" r:id="rId88"/>
        </w:object>
      </w:r>
      <w:r w:rsidRPr="0062411E">
        <w:rPr>
          <w:rFonts w:ascii="Times New Roman" w:hAnsi="Times New Roman"/>
          <w:color w:val="000000"/>
          <w:sz w:val="28"/>
          <w:lang w:val="en-US"/>
        </w:rPr>
        <w:t xml:space="preserve"> – </w:t>
      </w:r>
      <w:r w:rsidR="00B94257" w:rsidRPr="0062411E">
        <w:rPr>
          <w:rFonts w:ascii="Times New Roman" w:hAnsi="Times New Roman"/>
          <w:color w:val="000000"/>
          <w:sz w:val="28"/>
          <w:lang w:val="en-US"/>
        </w:rPr>
        <w:t>logarithm</w:t>
      </w:r>
      <w:r w:rsidR="0062411E" w:rsidRPr="0062411E">
        <w:rPr>
          <w:rFonts w:ascii="Times New Roman" w:hAnsi="Times New Roman"/>
          <w:color w:val="000000"/>
          <w:sz w:val="28"/>
          <w:lang w:val="en-US"/>
        </w:rPr>
        <w:t xml:space="preserve"> of intensity in terms of W</w:t>
      </w:r>
      <w:r w:rsidR="0062411E">
        <w:rPr>
          <w:rFonts w:ascii="Times New Roman" w:hAnsi="Times New Roman"/>
          <w:color w:val="000000"/>
          <w:sz w:val="28"/>
          <w:lang w:val="en-US"/>
        </w:rPr>
        <w:t>/cm^2</w:t>
      </w:r>
      <w:r w:rsidR="005E1B7F">
        <w:rPr>
          <w:rFonts w:ascii="Times New Roman" w:hAnsi="Times New Roman"/>
          <w:color w:val="000000"/>
          <w:sz w:val="28"/>
          <w:lang w:val="en-US"/>
        </w:rPr>
        <w:t>. Intensity</w:t>
      </w:r>
      <w:r w:rsidRPr="00322A0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322A01">
        <w:rPr>
          <w:rFonts w:ascii="Times New Roman" w:eastAsia="Calibri" w:hAnsi="Times New Roman" w:cs="Times New Roman"/>
          <w:position w:val="-24"/>
          <w:sz w:val="28"/>
          <w:szCs w:val="28"/>
          <w:lang w:val="en-US" w:eastAsia="ru-RU"/>
        </w:rPr>
        <w:object w:dxaOrig="5304" w:dyaOrig="660" w14:anchorId="714A06A8">
          <v:shape id="_x0000_i1065" type="#_x0000_t75" style="width:265.5pt;height:33pt" o:ole="">
            <v:imagedata r:id="rId89" o:title=""/>
          </v:shape>
          <o:OLEObject Type="Embed" ProgID="Equation.DSMT4" ShapeID="_x0000_i1065" DrawAspect="Content" ObjectID="_1611678591" r:id="rId90"/>
        </w:object>
      </w:r>
      <w:r w:rsidR="003647E7">
        <w:rPr>
          <w:rFonts w:ascii="Times New Roman" w:hAnsi="Times New Roman"/>
          <w:color w:val="000000"/>
          <w:sz w:val="28"/>
          <w:lang w:val="en-US"/>
        </w:rPr>
        <w:t>, where</w:t>
      </w:r>
      <w:r w:rsidRPr="00322A01">
        <w:rPr>
          <w:rFonts w:ascii="Times New Roman" w:hAnsi="Times New Roman"/>
          <w:color w:val="000000"/>
          <w:sz w:val="28"/>
          <w:lang w:val="en-US"/>
        </w:rPr>
        <w:t xml:space="preserve"> </w:t>
      </w:r>
      <w:commentRangeStart w:id="1"/>
      <w:r w:rsidRPr="00322A01">
        <w:rPr>
          <w:rFonts w:ascii="Times New Roman" w:hAnsi="Times New Roman"/>
          <w:i/>
          <w:color w:val="000000"/>
          <w:sz w:val="28"/>
          <w:lang w:val="en-US"/>
        </w:rPr>
        <w:t>n</w:t>
      </w:r>
      <w:r w:rsidRPr="00322A01">
        <w:rPr>
          <w:rFonts w:ascii="Times New Roman" w:hAnsi="Times New Roman"/>
          <w:color w:val="000000"/>
          <w:sz w:val="28"/>
          <w:lang w:val="en-US"/>
        </w:rPr>
        <w:t>=1.45</w:t>
      </w:r>
      <w:commentRangeEnd w:id="1"/>
      <w:r w:rsidR="00830ED9">
        <w:rPr>
          <w:rStyle w:val="CommentReference"/>
        </w:rPr>
        <w:commentReference w:id="1"/>
      </w:r>
      <w:r w:rsidRPr="00322A01">
        <w:rPr>
          <w:rFonts w:ascii="Times New Roman" w:hAnsi="Times New Roman"/>
          <w:color w:val="000000"/>
          <w:sz w:val="28"/>
          <w:lang w:val="en-US"/>
        </w:rPr>
        <w:t xml:space="preserve"> – </w:t>
      </w:r>
      <w:r w:rsidR="003647E7">
        <w:rPr>
          <w:rFonts w:ascii="Times New Roman" w:hAnsi="Times New Roman"/>
          <w:color w:val="000000"/>
          <w:sz w:val="28"/>
          <w:lang w:val="en-US"/>
        </w:rPr>
        <w:t xml:space="preserve">is </w:t>
      </w:r>
      <w:r w:rsidR="00B94257">
        <w:rPr>
          <w:rFonts w:ascii="Times New Roman" w:hAnsi="Times New Roman"/>
          <w:color w:val="000000"/>
          <w:sz w:val="28"/>
          <w:lang w:val="en-US"/>
        </w:rPr>
        <w:t>the refractive</w:t>
      </w:r>
      <w:r w:rsidR="003647E7">
        <w:rPr>
          <w:rFonts w:ascii="Times New Roman" w:hAnsi="Times New Roman"/>
          <w:color w:val="000000"/>
          <w:sz w:val="28"/>
          <w:lang w:val="en-US"/>
        </w:rPr>
        <w:t xml:space="preserve"> index</w:t>
      </w:r>
      <w:r w:rsidRPr="00322A01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Pr="00322A01">
        <w:rPr>
          <w:rFonts w:ascii="Times New Roman" w:hAnsi="Times New Roman"/>
          <w:i/>
          <w:color w:val="000000"/>
          <w:sz w:val="28"/>
          <w:lang w:val="en-US"/>
        </w:rPr>
        <w:t>m</w:t>
      </w:r>
      <w:r w:rsidRPr="00322A01">
        <w:rPr>
          <w:rFonts w:ascii="Times New Roman" w:hAnsi="Times New Roman"/>
          <w:color w:val="000000"/>
          <w:sz w:val="28"/>
          <w:lang w:val="en-US"/>
        </w:rPr>
        <w:t xml:space="preserve">=1/2 – </w:t>
      </w:r>
      <w:r w:rsidR="00B94257">
        <w:rPr>
          <w:rFonts w:ascii="Times New Roman" w:hAnsi="Times New Roman"/>
          <w:color w:val="000000"/>
          <w:sz w:val="28"/>
          <w:lang w:val="en-US"/>
        </w:rPr>
        <w:t xml:space="preserve">is </w:t>
      </w:r>
      <w:r w:rsidR="003647E7">
        <w:rPr>
          <w:rFonts w:ascii="Times New Roman" w:hAnsi="Times New Roman"/>
          <w:color w:val="000000"/>
          <w:sz w:val="28"/>
          <w:lang w:val="en-US"/>
        </w:rPr>
        <w:t xml:space="preserve"> reduced mass</w:t>
      </w:r>
      <w:r w:rsidR="00E21E10">
        <w:rPr>
          <w:rFonts w:ascii="Times New Roman" w:hAnsi="Times New Roman"/>
          <w:color w:val="000000"/>
          <w:sz w:val="28"/>
          <w:lang w:val="en-US"/>
        </w:rPr>
        <w:t xml:space="preserve"> expressed in the mass of an electron in vacuum</w:t>
      </w:r>
      <w:r w:rsidRPr="00322A01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Pr="00322A01">
        <w:rPr>
          <w:rFonts w:ascii="Times New Roman" w:eastAsia="Calibri" w:hAnsi="Times New Roman" w:cs="Times New Roman"/>
          <w:color w:val="000000"/>
          <w:position w:val="-14"/>
          <w:sz w:val="28"/>
          <w:szCs w:val="28"/>
          <w:lang w:val="en-US" w:eastAsia="ru-RU"/>
        </w:rPr>
        <w:object w:dxaOrig="1956" w:dyaOrig="396" w14:anchorId="3FEE479A">
          <v:shape id="_x0000_i1066" type="#_x0000_t75" style="width:97.5pt;height:19.5pt" o:ole="">
            <v:imagedata r:id="rId58" o:title=""/>
          </v:shape>
          <o:OLEObject Type="Embed" ProgID="Equation.DSMT4" ShapeID="_x0000_i1066" DrawAspect="Content" ObjectID="_1611678592" r:id="rId91"/>
        </w:object>
      </w:r>
      <w:r w:rsidRPr="00322A01">
        <w:rPr>
          <w:rFonts w:ascii="Times New Roman" w:hAnsi="Times New Roman"/>
          <w:color w:val="000000"/>
          <w:sz w:val="28"/>
          <w:szCs w:val="28"/>
          <w:lang w:val="en-US"/>
        </w:rPr>
        <w:t>.</w:t>
      </w:r>
    </w:p>
    <w:p w14:paraId="3BA77B77" w14:textId="77777777" w:rsidR="006E4CD8" w:rsidRDefault="006E4CD8" w:rsidP="00F905A3">
      <w:pPr>
        <w:spacing w:line="240" w:lineRule="auto"/>
        <w:ind w:left="360" w:hanging="1211"/>
        <w:jc w:val="both"/>
        <w:outlineLvl w:val="0"/>
        <w:rPr>
          <w:rFonts w:ascii="Times New Roman" w:hAnsi="Times New Roman"/>
          <w:sz w:val="28"/>
          <w:szCs w:val="28"/>
        </w:rPr>
      </w:pPr>
      <w:commentRangeStart w:id="2"/>
      <w:r>
        <w:rPr>
          <w:rFonts w:ascii="Times New Roman" w:hAnsi="Times New Roman"/>
          <w:noProof/>
          <w:sz w:val="28"/>
          <w:szCs w:val="28"/>
          <w:lang w:val="en-US" w:eastAsia="en-US"/>
        </w:rPr>
        <w:drawing>
          <wp:inline distT="0" distB="0" distL="0" distR="0" wp14:anchorId="4F79F29F" wp14:editId="145D9E92">
            <wp:extent cx="6675120" cy="29489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"/>
      <w:r w:rsidR="00377EF3">
        <w:rPr>
          <w:rStyle w:val="CommentReference"/>
        </w:rPr>
        <w:commentReference w:id="2"/>
      </w:r>
    </w:p>
    <w:p w14:paraId="233866EA" w14:textId="77777777" w:rsidR="006E4CD8" w:rsidRPr="006E4CD8" w:rsidRDefault="00B94257" w:rsidP="006E4CD8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  <w:szCs w:val="20"/>
          <w:lang w:val="en-US"/>
        </w:rPr>
      </w:pPr>
      <w:r w:rsidRPr="00B94257">
        <w:rPr>
          <w:rFonts w:ascii="Times New Roman" w:hAnsi="Times New Roman"/>
          <w:sz w:val="28"/>
          <w:szCs w:val="28"/>
          <w:lang w:val="en-US"/>
        </w:rPr>
        <w:t>Fig</w:t>
      </w:r>
      <w:r w:rsidR="006E4CD8" w:rsidRPr="006E4CD8">
        <w:rPr>
          <w:rFonts w:ascii="Times New Roman" w:hAnsi="Times New Roman"/>
          <w:sz w:val="28"/>
          <w:szCs w:val="28"/>
          <w:lang w:val="en-US"/>
        </w:rPr>
        <w:t>. 1</w:t>
      </w:r>
      <w:r w:rsidR="006E4CD8" w:rsidRPr="006E4CD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E4CD8"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1356" w:dyaOrig="384" w14:anchorId="5DBC3889">
          <v:shape id="_x0000_i1067" type="#_x0000_t75" style="width:67.5pt;height:19.5pt" o:ole="">
            <v:imagedata r:id="rId93" o:title=""/>
          </v:shape>
          <o:OLEObject Type="Embed" ProgID="Equation.DSMT4" ShapeID="_x0000_i1067" DrawAspect="Content" ObjectID="_1611678593" r:id="rId94"/>
        </w:object>
      </w:r>
      <w:r w:rsidR="006E4CD8" w:rsidRPr="006E4CD8">
        <w:rPr>
          <w:rFonts w:ascii="Times New Roman" w:hAnsi="Times New Roman"/>
          <w:sz w:val="28"/>
          <w:szCs w:val="28"/>
          <w:lang w:val="en-US"/>
        </w:rPr>
        <w:t xml:space="preserve"> – black curve, </w:t>
      </w:r>
      <w:r w:rsidR="006E4CD8"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1380" w:dyaOrig="384" w14:anchorId="18D1D436">
          <v:shape id="_x0000_i1068" type="#_x0000_t75" style="width:69pt;height:19.5pt" o:ole="">
            <v:imagedata r:id="rId95" o:title=""/>
          </v:shape>
          <o:OLEObject Type="Embed" ProgID="Equation.DSMT4" ShapeID="_x0000_i1068" DrawAspect="Content" ObjectID="_1611678594" r:id="rId96"/>
        </w:object>
      </w:r>
      <w:r w:rsidR="006E4CD8" w:rsidRPr="006E4CD8">
        <w:rPr>
          <w:rFonts w:ascii="Times New Roman" w:hAnsi="Times New Roman"/>
          <w:sz w:val="28"/>
          <w:szCs w:val="28"/>
          <w:lang w:val="en-US"/>
        </w:rPr>
        <w:t xml:space="preserve"> – green curve, x-axis</w:t>
      </w:r>
      <w:r w:rsidR="006E4CD8">
        <w:rPr>
          <w:rFonts w:ascii="Times New Roman" w:hAnsi="Times New Roman"/>
          <w:sz w:val="28"/>
          <w:szCs w:val="28"/>
          <w:lang w:val="en-US"/>
        </w:rPr>
        <w:t>:</w:t>
      </w:r>
      <w:r w:rsidR="006E4CD8" w:rsidRPr="006E4CD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E4CD8">
        <w:rPr>
          <w:rFonts w:ascii="Times New Roman" w:eastAsia="Calibri" w:hAnsi="Times New Roman" w:cs="Times New Roman"/>
          <w:position w:val="-10"/>
          <w:sz w:val="28"/>
          <w:szCs w:val="28"/>
          <w:lang w:val="ru-RU" w:eastAsia="ru-RU"/>
        </w:rPr>
        <w:object w:dxaOrig="1500" w:dyaOrig="360" w14:anchorId="44C6D96F">
          <v:shape id="_x0000_i1069" type="#_x0000_t75" style="width:75pt;height:18pt" o:ole="">
            <v:imagedata r:id="rId97" o:title=""/>
          </v:shape>
          <o:OLEObject Type="Embed" ProgID="Equation.DSMT4" ShapeID="_x0000_i1069" DrawAspect="Content" ObjectID="_1611678595" r:id="rId98"/>
        </w:object>
      </w:r>
    </w:p>
    <w:p w14:paraId="45D0DAF3" w14:textId="77777777" w:rsidR="006E4CD8" w:rsidRPr="006E4CD8" w:rsidRDefault="006E4CD8" w:rsidP="006E4CD8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  <w:lang w:val="en-US"/>
        </w:rPr>
      </w:pPr>
    </w:p>
    <w:p w14:paraId="786C821A" w14:textId="77777777" w:rsidR="006E4CD8" w:rsidRPr="00910840" w:rsidRDefault="006E4CD8" w:rsidP="006E4CD8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6E4CD8">
        <w:rPr>
          <w:rFonts w:ascii="Times New Roman" w:hAnsi="Times New Roman"/>
          <w:color w:val="000000"/>
          <w:sz w:val="28"/>
          <w:lang w:val="en-US"/>
        </w:rPr>
        <w:tab/>
      </w:r>
      <w:r w:rsidR="00261069">
        <w:rPr>
          <w:rFonts w:ascii="Times New Roman" w:hAnsi="Times New Roman"/>
          <w:color w:val="000000"/>
          <w:sz w:val="28"/>
          <w:lang w:val="en-US"/>
        </w:rPr>
        <w:t>The case for 800 nm is introduced more detailed in figure 2. Differences are</w:t>
      </w:r>
      <w:r w:rsidR="00261069" w:rsidRPr="00301C2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61069">
        <w:rPr>
          <w:rFonts w:ascii="Times New Roman" w:hAnsi="Times New Roman"/>
          <w:color w:val="000000"/>
          <w:sz w:val="28"/>
          <w:lang w:val="en-US"/>
        </w:rPr>
        <w:t>not noticeable</w:t>
      </w:r>
      <w:r w:rsidR="00D15D6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B94257">
        <w:rPr>
          <w:rFonts w:ascii="Times New Roman" w:hAnsi="Times New Roman"/>
          <w:color w:val="000000"/>
          <w:sz w:val="28"/>
          <w:lang w:val="en-US"/>
        </w:rPr>
        <w:t>in</w:t>
      </w:r>
      <w:r w:rsidR="00261069" w:rsidRPr="0026106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61069">
        <w:rPr>
          <w:rFonts w:ascii="Times New Roman" w:hAnsi="Times New Roman"/>
          <w:color w:val="000000"/>
          <w:sz w:val="28"/>
          <w:lang w:val="en-US"/>
        </w:rPr>
        <w:t>logarithmic</w:t>
      </w:r>
      <w:r w:rsidR="00261069" w:rsidRPr="0026106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61069">
        <w:rPr>
          <w:rFonts w:ascii="Times New Roman" w:hAnsi="Times New Roman"/>
          <w:color w:val="000000"/>
          <w:sz w:val="28"/>
          <w:lang w:val="en-US"/>
        </w:rPr>
        <w:t>scale</w:t>
      </w:r>
      <w:r w:rsidR="00912658">
        <w:rPr>
          <w:rFonts w:ascii="Times New Roman" w:hAnsi="Times New Roman"/>
          <w:color w:val="000000"/>
          <w:sz w:val="28"/>
          <w:lang w:val="en-US"/>
        </w:rPr>
        <w:t xml:space="preserve">, especially in the regions of </w:t>
      </w:r>
      <w:r w:rsidR="00912658" w:rsidRPr="00912658">
        <w:rPr>
          <w:rFonts w:ascii="Times New Roman" w:hAnsi="Times New Roman"/>
          <w:color w:val="000000"/>
          <w:position w:val="-6"/>
          <w:sz w:val="28"/>
          <w:lang w:val="en-US"/>
        </w:rPr>
        <w:object w:dxaOrig="200" w:dyaOrig="220" w14:anchorId="1B904B8C">
          <v:shape id="_x0000_i1070" type="#_x0000_t75" style="width:10.5pt;height:10.5pt" o:ole="">
            <v:imagedata r:id="rId99" o:title=""/>
          </v:shape>
          <o:OLEObject Type="Embed" ProgID="Equation.DSMT4" ShapeID="_x0000_i1070" DrawAspect="Content" ObjectID="_1611678596" r:id="rId100"/>
        </w:object>
      </w:r>
      <w:r w:rsidR="00912658">
        <w:rPr>
          <w:rFonts w:ascii="Times New Roman" w:hAnsi="Times New Roman"/>
          <w:color w:val="000000"/>
          <w:sz w:val="28"/>
          <w:lang w:val="en-US"/>
        </w:rPr>
        <w:t xml:space="preserve">far from the points corresponding to </w:t>
      </w:r>
      <w:r w:rsidR="00912658" w:rsidRPr="00912658">
        <w:rPr>
          <w:rFonts w:ascii="Times New Roman" w:hAnsi="Times New Roman"/>
          <w:color w:val="000000"/>
          <w:sz w:val="28"/>
          <w:lang w:val="en-US"/>
        </w:rPr>
        <w:t>vanishing</w:t>
      </w:r>
      <w:r w:rsidR="00912658">
        <w:rPr>
          <w:rFonts w:ascii="Times New Roman" w:hAnsi="Times New Roman"/>
          <w:color w:val="000000"/>
          <w:sz w:val="28"/>
          <w:lang w:val="en-US"/>
        </w:rPr>
        <w:t xml:space="preserve"> of n-photon processes</w:t>
      </w:r>
      <w:r w:rsidRPr="00261069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301C2C">
        <w:rPr>
          <w:rFonts w:ascii="Times New Roman" w:hAnsi="Times New Roman"/>
          <w:color w:val="000000"/>
          <w:sz w:val="28"/>
          <w:lang w:val="en-US"/>
        </w:rPr>
        <w:t>Therefore values</w:t>
      </w:r>
      <w:r w:rsidRPr="00D15D65">
        <w:rPr>
          <w:rFonts w:ascii="Times New Roman" w:hAnsi="Times New Roman"/>
          <w:color w:val="000000"/>
          <w:sz w:val="28"/>
          <w:lang w:val="en-US"/>
        </w:rPr>
        <w:t xml:space="preserve"> </w:t>
      </w:r>
      <w:commentRangeStart w:id="3"/>
      <w:r w:rsidR="00301C2C"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1260" w:dyaOrig="384" w14:anchorId="09AEF3A2">
          <v:shape id="_x0000_i1071" type="#_x0000_t75" style="width:63pt;height:19.5pt" o:ole="">
            <v:imagedata r:id="rId101" o:title=""/>
          </v:shape>
          <o:OLEObject Type="Embed" ProgID="Equation.DSMT4" ShapeID="_x0000_i1071" DrawAspect="Content" ObjectID="_1611678597" r:id="rId102"/>
        </w:object>
      </w:r>
      <w:r w:rsidR="00301C2C" w:rsidRPr="00D15D65">
        <w:rPr>
          <w:rFonts w:ascii="Times New Roman" w:hAnsi="Times New Roman"/>
          <w:color w:val="000000"/>
          <w:sz w:val="28"/>
          <w:lang w:val="en-US"/>
        </w:rPr>
        <w:t xml:space="preserve"> and </w:t>
      </w:r>
      <w:r w:rsidR="00301C2C"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1260" w:dyaOrig="384" w14:anchorId="17C5430E">
          <v:shape id="_x0000_i1072" type="#_x0000_t75" style="width:63pt;height:19.5pt" o:ole="">
            <v:imagedata r:id="rId103" o:title=""/>
          </v:shape>
          <o:OLEObject Type="Embed" ProgID="Equation.DSMT4" ShapeID="_x0000_i1072" DrawAspect="Content" ObjectID="_1611678598" r:id="rId104"/>
        </w:object>
      </w:r>
      <w:commentRangeEnd w:id="3"/>
      <w:r w:rsidR="00830ED9">
        <w:rPr>
          <w:rStyle w:val="CommentReference"/>
        </w:rPr>
        <w:commentReference w:id="3"/>
      </w:r>
      <w:r w:rsidR="00301C2C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D15D65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are shown on </w:t>
      </w:r>
      <w:r w:rsidR="00B94257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the </w:t>
      </w:r>
      <w:r w:rsidR="00D15D65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upper side of figure 2.</w:t>
      </w:r>
      <w:r w:rsidR="00CD10E6">
        <w:rPr>
          <w:rFonts w:ascii="Times New Roman" w:hAnsi="Times New Roman"/>
          <w:color w:val="000000"/>
          <w:sz w:val="28"/>
          <w:lang w:val="en-US"/>
        </w:rPr>
        <w:t xml:space="preserve"> Here differences between K</w:t>
      </w:r>
      <w:r w:rsidR="00D15D65">
        <w:rPr>
          <w:rFonts w:ascii="Times New Roman" w:hAnsi="Times New Roman"/>
          <w:color w:val="000000"/>
          <w:sz w:val="28"/>
          <w:lang w:val="en-US"/>
        </w:rPr>
        <w:t xml:space="preserve">eldysh’s and </w:t>
      </w:r>
      <w:del w:id="4" w:author="Thibault Derrien" w:date="2019-02-14T18:23:00Z">
        <w:r w:rsidR="00D15D65" w:rsidDel="00830ED9">
          <w:rPr>
            <w:rFonts w:ascii="Times New Roman" w:hAnsi="Times New Roman"/>
            <w:color w:val="000000"/>
            <w:sz w:val="28"/>
            <w:lang w:val="en-US"/>
          </w:rPr>
          <w:delText xml:space="preserve">mine </w:delText>
        </w:r>
      </w:del>
      <w:ins w:id="5" w:author="Thibault Derrien" w:date="2019-02-14T18:23:00Z">
        <w:r w:rsidR="00830ED9">
          <w:rPr>
            <w:rFonts w:ascii="Times New Roman" w:hAnsi="Times New Roman"/>
            <w:color w:val="000000"/>
            <w:sz w:val="28"/>
            <w:lang w:val="en-US"/>
          </w:rPr>
          <w:t xml:space="preserve">my </w:t>
        </w:r>
      </w:ins>
      <w:r w:rsidR="00D15D65">
        <w:rPr>
          <w:rFonts w:ascii="Times New Roman" w:hAnsi="Times New Roman"/>
          <w:color w:val="000000"/>
          <w:sz w:val="28"/>
          <w:lang w:val="en-US"/>
        </w:rPr>
        <w:t xml:space="preserve">results </w:t>
      </w:r>
      <w:r w:rsidR="00B94257">
        <w:rPr>
          <w:rFonts w:ascii="Times New Roman" w:hAnsi="Times New Roman"/>
          <w:color w:val="000000"/>
          <w:sz w:val="28"/>
          <w:lang w:val="en-US"/>
        </w:rPr>
        <w:t xml:space="preserve">become </w:t>
      </w:r>
      <w:r w:rsidR="00D15D65">
        <w:rPr>
          <w:rFonts w:ascii="Times New Roman" w:hAnsi="Times New Roman"/>
          <w:color w:val="000000"/>
          <w:sz w:val="28"/>
          <w:lang w:val="en-US"/>
        </w:rPr>
        <w:t>more obvious.</w:t>
      </w:r>
      <w:r w:rsidR="00912658" w:rsidRPr="00912658"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On</w:t>
      </w:r>
      <w:r w:rsidR="00912658" w:rsidRPr="00912658">
        <w:rPr>
          <w:rFonts w:ascii="Times New Roman" w:eastAsia="Calibri" w:hAnsi="Times New Roman" w:cs="Times New Roman"/>
          <w:color w:val="000000"/>
          <w:sz w:val="28"/>
          <w:szCs w:val="20"/>
          <w:lang w:val="ru-RU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fig</w:t>
      </w:r>
      <w:r w:rsidR="00912658" w:rsidRPr="00912658">
        <w:rPr>
          <w:rFonts w:ascii="Times New Roman" w:eastAsia="Calibri" w:hAnsi="Times New Roman" w:cs="Times New Roman"/>
          <w:color w:val="000000"/>
          <w:sz w:val="28"/>
          <w:szCs w:val="20"/>
          <w:lang w:val="ru-RU" w:eastAsia="ru-RU"/>
        </w:rPr>
        <w:t xml:space="preserve"> 2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a</w:t>
      </w:r>
      <w:r w:rsidR="00912658" w:rsidRPr="00912658">
        <w:rPr>
          <w:rFonts w:ascii="Times New Roman" w:eastAsia="Calibri" w:hAnsi="Times New Roman" w:cs="Times New Roman"/>
          <w:color w:val="000000"/>
          <w:sz w:val="28"/>
          <w:szCs w:val="20"/>
          <w:lang w:val="ru-RU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the</w:t>
      </w:r>
      <w:r w:rsidR="00912658" w:rsidRPr="00912658">
        <w:rPr>
          <w:rFonts w:ascii="Times New Roman" w:eastAsia="Calibri" w:hAnsi="Times New Roman" w:cs="Times New Roman"/>
          <w:color w:val="000000"/>
          <w:sz w:val="28"/>
          <w:szCs w:val="20"/>
          <w:lang w:val="ru-RU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value</w:t>
      </w:r>
      <w:r w:rsidR="00912658" w:rsidRPr="00912658">
        <w:rPr>
          <w:rFonts w:ascii="Times New Roman" w:eastAsia="Calibri" w:hAnsi="Times New Roman" w:cs="Times New Roman"/>
          <w:color w:val="000000"/>
          <w:sz w:val="28"/>
          <w:szCs w:val="20"/>
          <w:lang w:val="ru-RU" w:eastAsia="ru-RU"/>
        </w:rPr>
        <w:t xml:space="preserve"> </w:t>
      </w:r>
      <w:r w:rsidR="00912658" w:rsidRPr="00912658"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2520" w:dyaOrig="360" w14:anchorId="05AA2238">
          <v:shape id="_x0000_i1073" type="#_x0000_t75" style="width:126pt;height:18pt" o:ole="">
            <v:imagedata r:id="rId105" o:title=""/>
          </v:shape>
          <o:OLEObject Type="Embed" ProgID="Equation.DSMT4" ShapeID="_x0000_i1073" DrawAspect="Content" ObjectID="_1611678599" r:id="rId106"/>
        </w:object>
      </w:r>
      <w:r w:rsidR="00912658" w:rsidRPr="00912658">
        <w:rPr>
          <w:rFonts w:ascii="Times New Roman" w:eastAsia="Calibri" w:hAnsi="Times New Roman" w:cs="Times New Roman"/>
          <w:color w:val="000000"/>
          <w:sz w:val="28"/>
          <w:szCs w:val="20"/>
          <w:lang w:val="ru-RU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is</w:t>
      </w:r>
      <w:r w:rsidR="00912658" w:rsidRPr="00912658">
        <w:rPr>
          <w:rFonts w:ascii="Times New Roman" w:eastAsia="Calibri" w:hAnsi="Times New Roman" w:cs="Times New Roman"/>
          <w:color w:val="000000"/>
          <w:sz w:val="28"/>
          <w:szCs w:val="20"/>
          <w:lang w:val="ru-RU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also</w:t>
      </w:r>
      <w:r w:rsidR="00912658" w:rsidRPr="00912658">
        <w:rPr>
          <w:rFonts w:ascii="Times New Roman" w:eastAsia="Calibri" w:hAnsi="Times New Roman" w:cs="Times New Roman"/>
          <w:color w:val="000000"/>
          <w:sz w:val="28"/>
          <w:szCs w:val="20"/>
          <w:lang w:val="ru-RU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shown</w:t>
      </w:r>
      <w:r w:rsidR="00912658" w:rsidRPr="00912658">
        <w:rPr>
          <w:rFonts w:ascii="Times New Roman" w:eastAsia="Calibri" w:hAnsi="Times New Roman" w:cs="Times New Roman"/>
          <w:color w:val="000000"/>
          <w:sz w:val="28"/>
          <w:szCs w:val="20"/>
          <w:lang w:val="ru-RU" w:eastAsia="ru-RU"/>
        </w:rPr>
        <w:t xml:space="preserve">.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It</w:t>
      </w:r>
      <w:r w:rsidR="00912658" w:rsidRPr="0091084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is</w:t>
      </w:r>
      <w:r w:rsidR="00912658" w:rsidRPr="0091084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necessary</w:t>
      </w:r>
      <w:r w:rsidR="00912658" w:rsidRPr="0091084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to</w:t>
      </w:r>
      <w:r w:rsidR="00912658" w:rsidRPr="0091084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take</w:t>
      </w:r>
      <w:r w:rsidR="00912658" w:rsidRPr="0091084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into</w:t>
      </w:r>
      <w:r w:rsidR="00912658" w:rsidRPr="0091084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account</w:t>
      </w:r>
      <w:r w:rsidR="00912658" w:rsidRPr="0091084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,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that</w:t>
      </w:r>
      <w:r w:rsidR="00912658" w:rsidRPr="0091084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Keldysh</w:t>
      </w:r>
      <w:r w:rsidR="00912658" w:rsidRPr="0091084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theory</w:t>
      </w:r>
      <w:r w:rsidR="00912658" w:rsidRPr="0091084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commentRangeStart w:id="6"/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has</w:t>
      </w:r>
      <w:r w:rsidR="00912658" w:rsidRPr="0091084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only</w:t>
      </w:r>
      <w:r w:rsidR="00912658" w:rsidRPr="0091084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logarithmic</w:t>
      </w:r>
      <w:r w:rsidR="00912658" w:rsidRPr="0091084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912658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accuracy</w:t>
      </w:r>
      <w:commentRangeEnd w:id="6"/>
      <w:r w:rsidR="00830ED9">
        <w:rPr>
          <w:rStyle w:val="CommentReference"/>
        </w:rPr>
        <w:commentReference w:id="6"/>
      </w:r>
      <w:r w:rsidR="00912658" w:rsidRPr="0091084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.</w:t>
      </w:r>
    </w:p>
    <w:p w14:paraId="75C819E0" w14:textId="77777777" w:rsidR="006E4CD8" w:rsidRDefault="006E4CD8" w:rsidP="00B019E1">
      <w:pPr>
        <w:spacing w:line="240" w:lineRule="auto"/>
        <w:ind w:left="360" w:hanging="752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6528B4DF" wp14:editId="65AFC4A6">
            <wp:extent cx="6667500" cy="7566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756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59F16" w14:textId="77777777" w:rsidR="006E4CD8" w:rsidRPr="00B019E1" w:rsidRDefault="00B94257" w:rsidP="006E4CD8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 w:rsidRPr="00B94257">
        <w:rPr>
          <w:rFonts w:ascii="Times New Roman" w:hAnsi="Times New Roman"/>
          <w:sz w:val="28"/>
          <w:szCs w:val="28"/>
          <w:lang w:val="en-US"/>
        </w:rPr>
        <w:t>Fig</w:t>
      </w:r>
      <w:r w:rsidR="006E4CD8" w:rsidRPr="00B019E1">
        <w:rPr>
          <w:rFonts w:ascii="Times New Roman" w:hAnsi="Times New Roman"/>
          <w:sz w:val="28"/>
          <w:szCs w:val="28"/>
          <w:lang w:val="en-US"/>
        </w:rPr>
        <w:t xml:space="preserve">. 2 </w:t>
      </w:r>
      <w:r w:rsidR="00B019E1" w:rsidRPr="00B019E1">
        <w:rPr>
          <w:rFonts w:ascii="Times New Roman" w:hAnsi="Times New Roman"/>
          <w:sz w:val="28"/>
          <w:szCs w:val="28"/>
          <w:lang w:val="en-US"/>
        </w:rPr>
        <w:t xml:space="preserve">Top plot: </w:t>
      </w:r>
      <w:commentRangeStart w:id="7"/>
      <w:r w:rsidR="00B019E1" w:rsidRPr="00B019E1">
        <w:rPr>
          <w:rFonts w:ascii="Times New Roman" w:hAnsi="Times New Roman"/>
          <w:sz w:val="28"/>
          <w:szCs w:val="28"/>
          <w:lang w:val="en-US"/>
        </w:rPr>
        <w:t xml:space="preserve">values </w:t>
      </w:r>
      <w:r w:rsidR="00B019E1"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1656" w:dyaOrig="384" w14:anchorId="329AC9D7">
          <v:shape id="_x0000_i1074" type="#_x0000_t75" style="width:82.5pt;height:19.5pt" o:ole="">
            <v:imagedata r:id="rId108" o:title=""/>
          </v:shape>
          <o:OLEObject Type="Embed" ProgID="Equation.DSMT4" ShapeID="_x0000_i1074" DrawAspect="Content" ObjectID="_1611678600" r:id="rId109"/>
        </w:object>
      </w:r>
      <w:r w:rsidR="00B019E1" w:rsidRPr="00B019E1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(red) and  </w:t>
      </w:r>
      <w:r w:rsidR="00B019E1"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1680" w:dyaOrig="384" w14:anchorId="773E0290">
          <v:shape id="_x0000_i1075" type="#_x0000_t75" style="width:84pt;height:19.5pt" o:ole="">
            <v:imagedata r:id="rId110" o:title=""/>
          </v:shape>
          <o:OLEObject Type="Embed" ProgID="Equation.DSMT4" ShapeID="_x0000_i1075" DrawAspect="Content" ObjectID="_1611678601" r:id="rId111"/>
        </w:object>
      </w:r>
      <w:r w:rsidR="00B019E1" w:rsidRPr="00B019E1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(black)</w:t>
      </w:r>
      <w:commentRangeEnd w:id="7"/>
      <w:r w:rsidR="00377EF3">
        <w:rPr>
          <w:rStyle w:val="CommentReference"/>
        </w:rPr>
        <w:commentReference w:id="7"/>
      </w:r>
      <w:r w:rsidR="00B019E1" w:rsidRPr="00B019E1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B019E1" w:rsidRPr="00B019E1">
        <w:rPr>
          <w:rFonts w:ascii="Times New Roman" w:hAnsi="Times New Roman"/>
          <w:sz w:val="28"/>
          <w:szCs w:val="28"/>
          <w:lang w:val="en-US"/>
        </w:rPr>
        <w:t xml:space="preserve">Bottom plots: </w:t>
      </w:r>
      <w:r w:rsidR="006E4CD8"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1356" w:dyaOrig="384" w14:anchorId="20F536C4">
          <v:shape id="_x0000_i1076" type="#_x0000_t75" style="width:67.5pt;height:19.5pt" o:ole="">
            <v:imagedata r:id="rId93" o:title=""/>
          </v:shape>
          <o:OLEObject Type="Embed" ProgID="Equation.DSMT4" ShapeID="_x0000_i1076" DrawAspect="Content" ObjectID="_1611678602" r:id="rId112"/>
        </w:object>
      </w:r>
      <w:r w:rsidR="006E4CD8" w:rsidRPr="00B019E1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B019E1">
        <w:rPr>
          <w:rFonts w:ascii="Times New Roman" w:hAnsi="Times New Roman"/>
          <w:sz w:val="28"/>
          <w:szCs w:val="28"/>
          <w:lang w:val="en-US"/>
        </w:rPr>
        <w:t>black</w:t>
      </w:r>
      <w:r w:rsidR="006E4CD8" w:rsidRPr="00B019E1">
        <w:rPr>
          <w:rFonts w:ascii="Times New Roman" w:hAnsi="Times New Roman"/>
          <w:sz w:val="28"/>
          <w:szCs w:val="28"/>
          <w:lang w:val="en-US"/>
        </w:rPr>
        <w:t xml:space="preserve">) </w:t>
      </w:r>
      <w:r w:rsidR="00B019E1" w:rsidRPr="00B019E1">
        <w:rPr>
          <w:rFonts w:ascii="Times New Roman" w:hAnsi="Times New Roman"/>
          <w:sz w:val="28"/>
          <w:szCs w:val="28"/>
          <w:lang w:val="en-US"/>
        </w:rPr>
        <w:t>and</w:t>
      </w:r>
      <w:r w:rsidR="006E4CD8" w:rsidRPr="00B019E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E4CD8"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1380" w:dyaOrig="384" w14:anchorId="7A42B8C5">
          <v:shape id="_x0000_i1077" type="#_x0000_t75" style="width:69pt;height:19.5pt" o:ole="">
            <v:imagedata r:id="rId113" o:title=""/>
          </v:shape>
          <o:OLEObject Type="Embed" ProgID="Equation.DSMT4" ShapeID="_x0000_i1077" DrawAspect="Content" ObjectID="_1611678603" r:id="rId114"/>
        </w:object>
      </w:r>
      <w:r w:rsidR="00B019E1">
        <w:rPr>
          <w:rFonts w:ascii="Times New Roman" w:hAnsi="Times New Roman"/>
          <w:sz w:val="28"/>
          <w:szCs w:val="28"/>
          <w:lang w:val="en-US"/>
        </w:rPr>
        <w:t xml:space="preserve"> (green)</w:t>
      </w:r>
      <w:r w:rsidR="006E4CD8" w:rsidRPr="00B019E1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B019E1">
        <w:rPr>
          <w:rFonts w:ascii="Times New Roman" w:hAnsi="Times New Roman"/>
          <w:sz w:val="28"/>
          <w:szCs w:val="28"/>
          <w:lang w:val="en-US"/>
        </w:rPr>
        <w:t>x-axis:</w:t>
      </w:r>
      <w:r w:rsidR="006E4CD8" w:rsidRPr="00B019E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E4CD8">
        <w:rPr>
          <w:rFonts w:ascii="Times New Roman" w:eastAsia="Calibri" w:hAnsi="Times New Roman" w:cs="Times New Roman"/>
          <w:position w:val="-10"/>
          <w:sz w:val="28"/>
          <w:szCs w:val="28"/>
          <w:lang w:val="ru-RU" w:eastAsia="ru-RU"/>
        </w:rPr>
        <w:object w:dxaOrig="1500" w:dyaOrig="360" w14:anchorId="6CB746EA">
          <v:shape id="_x0000_i1078" type="#_x0000_t75" style="width:75pt;height:18pt" o:ole="">
            <v:imagedata r:id="rId97" o:title=""/>
          </v:shape>
          <o:OLEObject Type="Embed" ProgID="Equation.DSMT4" ShapeID="_x0000_i1078" DrawAspect="Content" ObjectID="_1611678604" r:id="rId115"/>
        </w:object>
      </w:r>
      <w:r w:rsidR="006E4CD8" w:rsidRPr="00B019E1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3F04DA72" w14:textId="77777777" w:rsidR="006E4CD8" w:rsidRPr="00B019E1" w:rsidRDefault="006E4CD8" w:rsidP="006E4CD8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</w:p>
    <w:p w14:paraId="383D1DE2" w14:textId="77777777" w:rsidR="00910840" w:rsidRDefault="00910840" w:rsidP="00910840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4E2867D5" wp14:editId="7F2434B6">
            <wp:extent cx="3307080" cy="3017216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017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0321B" w14:textId="77777777" w:rsidR="00910840" w:rsidRDefault="00910840" w:rsidP="00910840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Fig. 2a. The value </w:t>
      </w:r>
      <w:r w:rsidRPr="00910840">
        <w:rPr>
          <w:rFonts w:ascii="Times New Roman" w:hAnsi="Times New Roman"/>
          <w:position w:val="-4"/>
          <w:sz w:val="28"/>
          <w:szCs w:val="28"/>
          <w:lang w:val="en-US"/>
        </w:rPr>
        <w:object w:dxaOrig="240" w:dyaOrig="260" w14:anchorId="2B071E42">
          <v:shape id="_x0000_i1079" type="#_x0000_t75" style="width:12pt;height:13.5pt" o:ole="">
            <v:imagedata r:id="rId117" o:title=""/>
          </v:shape>
          <o:OLEObject Type="Embed" ProgID="Equation.DSMT4" ShapeID="_x0000_i1079" DrawAspect="Content" ObjectID="_1611678605" r:id="rId118"/>
        </w:object>
      </w:r>
      <w:r>
        <w:rPr>
          <w:rFonts w:ascii="Times New Roman" w:hAnsi="Times New Roman"/>
          <w:sz w:val="28"/>
          <w:szCs w:val="28"/>
          <w:lang w:val="en-US"/>
        </w:rPr>
        <w:t xml:space="preserve"> for 800 nm, </w:t>
      </w:r>
      <w:r w:rsidRPr="00910840">
        <w:rPr>
          <w:rFonts w:ascii="Times New Roman" w:hAnsi="Times New Roman"/>
          <w:i/>
          <w:sz w:val="28"/>
          <w:szCs w:val="28"/>
          <w:lang w:val="en-US"/>
        </w:rPr>
        <w:t>E</w:t>
      </w:r>
      <w:r w:rsidRPr="00910840">
        <w:rPr>
          <w:rFonts w:ascii="Times New Roman" w:hAnsi="Times New Roman"/>
          <w:i/>
          <w:sz w:val="28"/>
          <w:szCs w:val="28"/>
          <w:vertAlign w:val="subscript"/>
          <w:lang w:val="en-US"/>
        </w:rPr>
        <w:t>g0</w:t>
      </w:r>
      <w:r>
        <w:rPr>
          <w:rFonts w:ascii="Times New Roman" w:hAnsi="Times New Roman"/>
          <w:sz w:val="28"/>
          <w:szCs w:val="28"/>
          <w:lang w:val="en-US"/>
        </w:rPr>
        <w:t>=9 eV.</w:t>
      </w:r>
    </w:p>
    <w:p w14:paraId="517F08D4" w14:textId="77777777" w:rsidR="00910840" w:rsidRDefault="00910840" w:rsidP="006E4CD8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</w:p>
    <w:p w14:paraId="118290C0" w14:textId="77777777" w:rsidR="006E4CD8" w:rsidRDefault="00B019E1" w:rsidP="006E4CD8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B019E1">
        <w:rPr>
          <w:rFonts w:ascii="Times New Roman" w:hAnsi="Times New Roman"/>
          <w:sz w:val="28"/>
          <w:szCs w:val="28"/>
          <w:lang w:val="en-US"/>
        </w:rPr>
        <w:t>I will make a number of important observations</w:t>
      </w:r>
      <w:r w:rsidR="006E4CD8" w:rsidRPr="00B019E1">
        <w:rPr>
          <w:rFonts w:ascii="Times New Roman" w:hAnsi="Times New Roman"/>
          <w:sz w:val="28"/>
          <w:szCs w:val="28"/>
          <w:lang w:val="en-US"/>
        </w:rPr>
        <w:t>.</w:t>
      </w:r>
    </w:p>
    <w:p w14:paraId="58F7C029" w14:textId="77777777" w:rsidR="00B019E1" w:rsidRPr="00A461B1" w:rsidRDefault="00B852B9" w:rsidP="00B019E1">
      <w:pPr>
        <w:numPr>
          <w:ilvl w:val="0"/>
          <w:numId w:val="1"/>
        </w:numPr>
        <w:spacing w:after="200" w:line="240" w:lineRule="auto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Keldysh</w:t>
      </w:r>
      <w:r w:rsidRPr="00B852B9">
        <w:rPr>
          <w:rFonts w:ascii="Times New Roman" w:hAnsi="Times New Roman"/>
          <w:sz w:val="28"/>
          <w:szCs w:val="28"/>
          <w:lang w:val="en-US"/>
        </w:rPr>
        <w:t>’</w:t>
      </w:r>
      <w:r>
        <w:rPr>
          <w:rFonts w:ascii="Times New Roman" w:hAnsi="Times New Roman"/>
          <w:sz w:val="28"/>
          <w:szCs w:val="28"/>
          <w:lang w:val="en-US"/>
        </w:rPr>
        <w:t>s</w:t>
      </w:r>
      <w:r w:rsidRPr="00B852B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article</w:t>
      </w:r>
      <w:r w:rsidRPr="00B852B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specifies</w:t>
      </w:r>
      <w:r w:rsidRPr="00B852B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that developed theory is only applicable</w:t>
      </w:r>
      <w:r w:rsidRPr="00B852B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for </w:t>
      </w:r>
      <w:r>
        <w:rPr>
          <w:rFonts w:ascii="Times New Roman" w:eastAsia="Calibri" w:hAnsi="Times New Roman" w:cs="Times New Roman"/>
          <w:position w:val="-14"/>
          <w:sz w:val="28"/>
          <w:szCs w:val="28"/>
          <w:lang w:val="ru-RU" w:eastAsia="ru-RU"/>
        </w:rPr>
        <w:object w:dxaOrig="1260" w:dyaOrig="384" w14:anchorId="4B20926F">
          <v:shape id="_x0000_i1080" type="#_x0000_t75" style="width:63pt;height:19.5pt" o:ole="">
            <v:imagedata r:id="rId119" o:title=""/>
          </v:shape>
          <o:OLEObject Type="Embed" ProgID="Equation.DSMT4" ShapeID="_x0000_i1080" DrawAspect="Content" ObjectID="_1611678606" r:id="rId120"/>
        </w:object>
      </w:r>
      <w:r>
        <w:rPr>
          <w:rFonts w:ascii="Times New Roman" w:hAnsi="Times New Roman"/>
          <w:sz w:val="28"/>
          <w:szCs w:val="28"/>
          <w:lang w:val="en-US"/>
        </w:rPr>
        <w:t>. In</w:t>
      </w:r>
      <w:r w:rsidRPr="00A461B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our</w:t>
      </w:r>
      <w:r w:rsidRPr="00A461B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case</w:t>
      </w:r>
      <w:r w:rsidRPr="00A461B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this</w:t>
      </w:r>
      <w:r w:rsidRPr="00A461B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value is</w:t>
      </w:r>
      <w:r w:rsidR="00B019E1" w:rsidRPr="00A461B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461B1">
        <w:rPr>
          <w:rFonts w:ascii="Times New Roman" w:hAnsi="Times New Roman"/>
          <w:sz w:val="28"/>
          <w:szCs w:val="28"/>
          <w:lang w:val="en-US"/>
        </w:rPr>
        <w:t>=</w:t>
      </w:r>
      <w:r w:rsidR="00B019E1" w:rsidRPr="00A461B1">
        <w:rPr>
          <w:rFonts w:ascii="Times New Roman" w:hAnsi="Times New Roman"/>
          <w:sz w:val="28"/>
          <w:szCs w:val="28"/>
          <w:lang w:val="en-US"/>
        </w:rPr>
        <w:t>6</w:t>
      </w:r>
      <w:r w:rsidR="00A461B1">
        <w:rPr>
          <w:rFonts w:ascii="Times New Roman" w:hAnsi="Times New Roman"/>
          <w:sz w:val="28"/>
          <w:szCs w:val="28"/>
          <w:lang w:val="en-US"/>
        </w:rPr>
        <w:t xml:space="preserve"> (for fused silica)  or less (for silicon)</w:t>
      </w:r>
      <w:r w:rsidR="00B019E1" w:rsidRPr="00A461B1">
        <w:rPr>
          <w:rFonts w:ascii="Times New Roman" w:hAnsi="Times New Roman"/>
          <w:sz w:val="28"/>
          <w:szCs w:val="28"/>
          <w:lang w:val="en-US"/>
        </w:rPr>
        <w:t>.</w:t>
      </w:r>
    </w:p>
    <w:p w14:paraId="3393B764" w14:textId="77777777" w:rsidR="00B019E1" w:rsidRPr="00B94257" w:rsidRDefault="00441CE7" w:rsidP="00B019E1">
      <w:pPr>
        <w:numPr>
          <w:ilvl w:val="0"/>
          <w:numId w:val="1"/>
        </w:numPr>
        <w:spacing w:after="200" w:line="240" w:lineRule="auto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</w:t>
      </w:r>
      <w:r w:rsidRPr="00441CE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Keldysh</w:t>
      </w:r>
      <w:r w:rsidRPr="00441CE7">
        <w:rPr>
          <w:rFonts w:ascii="Times New Roman" w:hAnsi="Times New Roman"/>
          <w:sz w:val="28"/>
          <w:szCs w:val="28"/>
          <w:lang w:val="en-US"/>
        </w:rPr>
        <w:t>’</w:t>
      </w:r>
      <w:r>
        <w:rPr>
          <w:rFonts w:ascii="Times New Roman" w:hAnsi="Times New Roman"/>
          <w:sz w:val="28"/>
          <w:szCs w:val="28"/>
          <w:lang w:val="en-US"/>
        </w:rPr>
        <w:t>s</w:t>
      </w:r>
      <w:r w:rsidRPr="00441CE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and</w:t>
      </w:r>
      <w:r w:rsidRPr="00441CE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this</w:t>
      </w:r>
      <w:r w:rsidRPr="00441CE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work</w:t>
      </w:r>
      <w:r w:rsidR="00B94257">
        <w:rPr>
          <w:rFonts w:ascii="Times New Roman" w:hAnsi="Times New Roman"/>
          <w:sz w:val="28"/>
          <w:szCs w:val="28"/>
          <w:lang w:val="en-US"/>
        </w:rPr>
        <w:t>,</w:t>
      </w:r>
      <w:r w:rsidRPr="00441CE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matrix</w:t>
      </w:r>
      <w:r w:rsidRPr="00441CE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element</w:t>
      </w:r>
      <w:r w:rsidRPr="00441CE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of</w:t>
      </w:r>
      <w:r w:rsidRPr="00441CE7">
        <w:rPr>
          <w:rFonts w:ascii="Times New Roman" w:hAnsi="Times New Roman"/>
          <w:sz w:val="28"/>
          <w:szCs w:val="28"/>
          <w:lang w:val="en-US"/>
        </w:rPr>
        <w:t xml:space="preserve"> </w:t>
      </w:r>
      <w:commentRangeStart w:id="8"/>
      <w:r>
        <w:rPr>
          <w:rFonts w:ascii="Times New Roman" w:hAnsi="Times New Roman"/>
          <w:sz w:val="28"/>
          <w:szCs w:val="28"/>
          <w:lang w:val="en-US"/>
        </w:rPr>
        <w:t>hydrogen</w:t>
      </w:r>
      <w:r w:rsidRPr="00441CE7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like</w:t>
      </w:r>
      <w:r w:rsidRPr="00441CE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ion</w:t>
      </w:r>
      <w:r w:rsidRPr="00441CE7">
        <w:rPr>
          <w:rFonts w:ascii="Times New Roman" w:hAnsi="Times New Roman"/>
          <w:sz w:val="28"/>
          <w:szCs w:val="28"/>
          <w:lang w:val="en-US"/>
        </w:rPr>
        <w:t xml:space="preserve"> </w:t>
      </w:r>
      <w:commentRangeEnd w:id="8"/>
      <w:r w:rsidR="00377EF3">
        <w:rPr>
          <w:rStyle w:val="CommentReference"/>
        </w:rPr>
        <w:commentReference w:id="8"/>
      </w:r>
      <w:r>
        <w:rPr>
          <w:rFonts w:ascii="Times New Roman" w:hAnsi="Times New Roman"/>
          <w:sz w:val="28"/>
          <w:szCs w:val="28"/>
          <w:lang w:val="en-US"/>
        </w:rPr>
        <w:t>is</w:t>
      </w:r>
      <w:r w:rsidRPr="00441CE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used</w:t>
      </w:r>
      <w:r w:rsidRPr="00441CE7">
        <w:rPr>
          <w:rFonts w:ascii="Times New Roman" w:hAnsi="Times New Roman"/>
          <w:sz w:val="28"/>
          <w:szCs w:val="28"/>
          <w:lang w:val="en-US"/>
        </w:rPr>
        <w:t>.</w:t>
      </w:r>
      <w:r w:rsidR="00B019E1" w:rsidRPr="00441CE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4257">
        <w:rPr>
          <w:rFonts w:ascii="Times New Roman" w:hAnsi="Times New Roman"/>
          <w:sz w:val="28"/>
          <w:szCs w:val="28"/>
          <w:lang w:val="en-US"/>
        </w:rPr>
        <w:t>The r</w:t>
      </w:r>
      <w:r>
        <w:rPr>
          <w:rFonts w:ascii="Times New Roman" w:hAnsi="Times New Roman"/>
          <w:sz w:val="28"/>
          <w:szCs w:val="28"/>
          <w:lang w:val="en-US"/>
        </w:rPr>
        <w:t>eal</w:t>
      </w:r>
      <w:r w:rsidRPr="00916D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matrix</w:t>
      </w:r>
      <w:r w:rsidRPr="00916D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element</w:t>
      </w:r>
      <w:r w:rsidRPr="00916D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may</w:t>
      </w:r>
      <w:r w:rsidRPr="00916D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be</w:t>
      </w:r>
      <w:r w:rsidRPr="00916DF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different</w:t>
      </w:r>
      <w:r w:rsidRPr="00916DF4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B91267">
        <w:rPr>
          <w:rFonts w:ascii="Times New Roman" w:hAnsi="Times New Roman"/>
          <w:sz w:val="28"/>
          <w:szCs w:val="28"/>
          <w:lang w:val="en-US"/>
        </w:rPr>
        <w:t>The</w:t>
      </w:r>
      <w:r w:rsidR="00B91267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1267">
        <w:rPr>
          <w:rFonts w:ascii="Times New Roman" w:hAnsi="Times New Roman"/>
          <w:sz w:val="28"/>
          <w:szCs w:val="28"/>
          <w:lang w:val="en-US"/>
        </w:rPr>
        <w:t>statement</w:t>
      </w:r>
      <w:r w:rsidR="00B91267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1267">
        <w:rPr>
          <w:rFonts w:ascii="Times New Roman" w:hAnsi="Times New Roman"/>
          <w:sz w:val="28"/>
          <w:szCs w:val="28"/>
          <w:lang w:val="en-US"/>
        </w:rPr>
        <w:t>about</w:t>
      </w:r>
      <w:r w:rsidR="00B91267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1267">
        <w:rPr>
          <w:rFonts w:ascii="Times New Roman" w:hAnsi="Times New Roman"/>
          <w:sz w:val="28"/>
          <w:szCs w:val="28"/>
          <w:lang w:val="en-US"/>
        </w:rPr>
        <w:t>weak</w:t>
      </w:r>
      <w:r w:rsidR="00B91267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1267">
        <w:rPr>
          <w:rFonts w:ascii="Times New Roman" w:hAnsi="Times New Roman"/>
          <w:sz w:val="28"/>
          <w:szCs w:val="28"/>
          <w:lang w:val="en-US"/>
        </w:rPr>
        <w:t>dependency</w:t>
      </w:r>
      <w:r w:rsidR="00B91267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1267">
        <w:rPr>
          <w:rFonts w:ascii="Times New Roman" w:hAnsi="Times New Roman"/>
          <w:sz w:val="28"/>
          <w:szCs w:val="28"/>
          <w:lang w:val="en-US"/>
        </w:rPr>
        <w:t>of</w:t>
      </w:r>
      <w:r w:rsidR="00B91267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4257">
        <w:rPr>
          <w:rFonts w:ascii="Times New Roman" w:hAnsi="Times New Roman"/>
          <w:sz w:val="28"/>
          <w:szCs w:val="28"/>
          <w:lang w:val="en-US"/>
        </w:rPr>
        <w:t xml:space="preserve">the </w:t>
      </w:r>
      <w:r w:rsidR="00B91267">
        <w:rPr>
          <w:rFonts w:ascii="Times New Roman" w:hAnsi="Times New Roman"/>
          <w:sz w:val="28"/>
          <w:szCs w:val="28"/>
          <w:lang w:val="en-US"/>
        </w:rPr>
        <w:t>result</w:t>
      </w:r>
      <w:r w:rsidR="00B91267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1267">
        <w:rPr>
          <w:rFonts w:ascii="Times New Roman" w:hAnsi="Times New Roman"/>
          <w:sz w:val="28"/>
          <w:szCs w:val="28"/>
          <w:lang w:val="en-US"/>
        </w:rPr>
        <w:t>on</w:t>
      </w:r>
      <w:r w:rsidR="00B91267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4257">
        <w:rPr>
          <w:rFonts w:ascii="Times New Roman" w:hAnsi="Times New Roman"/>
          <w:sz w:val="28"/>
          <w:szCs w:val="28"/>
          <w:lang w:val="en-US"/>
        </w:rPr>
        <w:t xml:space="preserve">the </w:t>
      </w:r>
      <w:r w:rsidR="00B91267">
        <w:rPr>
          <w:rFonts w:ascii="Times New Roman" w:hAnsi="Times New Roman"/>
          <w:sz w:val="28"/>
          <w:szCs w:val="28"/>
          <w:lang w:val="en-US"/>
        </w:rPr>
        <w:t>matrix</w:t>
      </w:r>
      <w:r w:rsidR="00B91267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1267">
        <w:rPr>
          <w:rFonts w:ascii="Times New Roman" w:hAnsi="Times New Roman"/>
          <w:sz w:val="28"/>
          <w:szCs w:val="28"/>
          <w:lang w:val="en-US"/>
        </w:rPr>
        <w:t>element</w:t>
      </w:r>
      <w:r w:rsidR="00B91267" w:rsidRPr="00D52DAB">
        <w:rPr>
          <w:rFonts w:ascii="Times New Roman" w:hAnsi="Times New Roman"/>
          <w:sz w:val="28"/>
          <w:szCs w:val="28"/>
          <w:lang w:val="en-US"/>
        </w:rPr>
        <w:t xml:space="preserve"> in Keldysh's article </w:t>
      </w:r>
      <w:r w:rsidR="00D52DAB">
        <w:rPr>
          <w:rFonts w:ascii="Times New Roman" w:hAnsi="Times New Roman"/>
          <w:sz w:val="28"/>
          <w:szCs w:val="28"/>
          <w:lang w:val="en-US"/>
        </w:rPr>
        <w:t>is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52DAB">
        <w:rPr>
          <w:rFonts w:ascii="Times New Roman" w:hAnsi="Times New Roman"/>
          <w:sz w:val="28"/>
          <w:szCs w:val="28"/>
          <w:lang w:val="en-US"/>
        </w:rPr>
        <w:t>technically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52DAB">
        <w:rPr>
          <w:rFonts w:ascii="Times New Roman" w:hAnsi="Times New Roman"/>
          <w:sz w:val="28"/>
          <w:szCs w:val="28"/>
          <w:lang w:val="en-US"/>
        </w:rPr>
        <w:t>connected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52DAB">
        <w:rPr>
          <w:rFonts w:ascii="Times New Roman" w:hAnsi="Times New Roman"/>
          <w:sz w:val="28"/>
          <w:szCs w:val="28"/>
          <w:lang w:val="en-US"/>
        </w:rPr>
        <w:t>with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52DAB">
        <w:rPr>
          <w:rFonts w:ascii="Times New Roman" w:hAnsi="Times New Roman"/>
          <w:sz w:val="28"/>
          <w:szCs w:val="28"/>
          <w:lang w:val="en-US"/>
        </w:rPr>
        <w:t>use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52DAB">
        <w:rPr>
          <w:rFonts w:ascii="Times New Roman" w:hAnsi="Times New Roman"/>
          <w:sz w:val="28"/>
          <w:szCs w:val="28"/>
          <w:lang w:val="en-US"/>
        </w:rPr>
        <w:t>of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52DAB">
        <w:rPr>
          <w:rFonts w:ascii="Times New Roman" w:hAnsi="Times New Roman"/>
          <w:sz w:val="28"/>
          <w:szCs w:val="28"/>
          <w:lang w:val="en-US"/>
        </w:rPr>
        <w:t>saddle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>-</w:t>
      </w:r>
      <w:r w:rsidR="00D52DAB">
        <w:rPr>
          <w:rFonts w:ascii="Times New Roman" w:hAnsi="Times New Roman"/>
          <w:sz w:val="28"/>
          <w:szCs w:val="28"/>
          <w:lang w:val="en-US"/>
        </w:rPr>
        <w:t>point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52DAB">
        <w:rPr>
          <w:rFonts w:ascii="Times New Roman" w:hAnsi="Times New Roman"/>
          <w:sz w:val="28"/>
          <w:szCs w:val="28"/>
          <w:lang w:val="en-US"/>
        </w:rPr>
        <w:t>method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D52DAB">
        <w:rPr>
          <w:rFonts w:ascii="Times New Roman" w:hAnsi="Times New Roman"/>
          <w:sz w:val="28"/>
          <w:szCs w:val="28"/>
          <w:lang w:val="en-US"/>
        </w:rPr>
        <w:t>which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52DAB">
        <w:rPr>
          <w:rFonts w:ascii="Times New Roman" w:hAnsi="Times New Roman"/>
          <w:sz w:val="28"/>
          <w:szCs w:val="28"/>
          <w:lang w:val="en-US"/>
        </w:rPr>
        <w:t>will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52DAB">
        <w:rPr>
          <w:rFonts w:ascii="Times New Roman" w:hAnsi="Times New Roman"/>
          <w:sz w:val="28"/>
          <w:szCs w:val="28"/>
          <w:lang w:val="en-US"/>
        </w:rPr>
        <w:t>be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52DAB">
        <w:rPr>
          <w:rFonts w:ascii="Times New Roman" w:hAnsi="Times New Roman"/>
          <w:sz w:val="28"/>
          <w:szCs w:val="28"/>
          <w:lang w:val="en-US"/>
        </w:rPr>
        <w:t>used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52DAB">
        <w:rPr>
          <w:rFonts w:ascii="Times New Roman" w:hAnsi="Times New Roman"/>
          <w:sz w:val="28"/>
          <w:szCs w:val="28"/>
          <w:lang w:val="en-US"/>
        </w:rPr>
        <w:t>is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52DAB">
        <w:rPr>
          <w:rFonts w:ascii="Times New Roman" w:hAnsi="Times New Roman"/>
          <w:sz w:val="28"/>
          <w:szCs w:val="28"/>
          <w:lang w:val="en-US"/>
        </w:rPr>
        <w:t>case</w: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52DAB">
        <w:rPr>
          <w:rFonts w:ascii="Times New Roman" w:eastAsia="Calibri" w:hAnsi="Times New Roman" w:cs="Times New Roman"/>
          <w:position w:val="-14"/>
          <w:sz w:val="28"/>
          <w:szCs w:val="28"/>
          <w:lang w:val="ru-RU" w:eastAsia="ru-RU"/>
        </w:rPr>
        <w:object w:dxaOrig="1260" w:dyaOrig="384" w14:anchorId="3B9E789A">
          <v:shape id="_x0000_i1081" type="#_x0000_t75" style="width:63pt;height:19.5pt" o:ole="">
            <v:imagedata r:id="rId119" o:title=""/>
          </v:shape>
          <o:OLEObject Type="Embed" ProgID="Equation.DSMT4" ShapeID="_x0000_i1081" DrawAspect="Content" ObjectID="_1611678607" r:id="rId121"/>
        </w:object>
      </w:r>
      <w:r w:rsidR="00D52DAB" w:rsidRPr="00D52DAB">
        <w:rPr>
          <w:rFonts w:ascii="Times New Roman" w:hAnsi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sz w:val="28"/>
          <w:szCs w:val="28"/>
          <w:lang w:val="en-US"/>
        </w:rPr>
        <w:t>In</w:t>
      </w:r>
      <w:r w:rsidRPr="00B9425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our</w:t>
      </w:r>
      <w:r w:rsidRPr="00B9425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case</w:t>
      </w:r>
      <w:r w:rsidRPr="00B9425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this</w:t>
      </w:r>
      <w:r w:rsidRPr="00B94257">
        <w:rPr>
          <w:rFonts w:ascii="Times New Roman" w:hAnsi="Times New Roman"/>
          <w:sz w:val="28"/>
          <w:szCs w:val="28"/>
          <w:lang w:val="en-US"/>
        </w:rPr>
        <w:t xml:space="preserve"> inequality is often </w:t>
      </w:r>
      <w:r>
        <w:rPr>
          <w:rFonts w:ascii="Times New Roman" w:hAnsi="Times New Roman"/>
          <w:sz w:val="28"/>
          <w:szCs w:val="28"/>
          <w:lang w:val="en-US"/>
        </w:rPr>
        <w:t>not</w:t>
      </w:r>
      <w:r w:rsidRPr="00B9425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fulfilled</w:t>
      </w:r>
      <w:r w:rsidRPr="00B94257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44EF50A5" w14:textId="77777777" w:rsidR="00B019E1" w:rsidRPr="00086B0F" w:rsidRDefault="0088192E" w:rsidP="00B019E1">
      <w:pPr>
        <w:numPr>
          <w:ilvl w:val="0"/>
          <w:numId w:val="1"/>
        </w:numPr>
        <w:spacing w:after="200" w:line="240" w:lineRule="auto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As</w:t>
      </w:r>
      <w:r w:rsidRPr="00086B0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stated</w:t>
      </w:r>
      <w:r w:rsidRPr="00086B0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before</w:t>
      </w:r>
      <w:r w:rsidRPr="00086B0F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developed</w:t>
      </w:r>
      <w:r w:rsidRPr="00086B0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theory</w:t>
      </w:r>
      <w:r w:rsidRPr="00086B0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doesn</w:t>
      </w:r>
      <w:r w:rsidRPr="00086B0F">
        <w:rPr>
          <w:rFonts w:ascii="Times New Roman" w:hAnsi="Times New Roman"/>
          <w:sz w:val="28"/>
          <w:szCs w:val="28"/>
          <w:lang w:val="en-US"/>
        </w:rPr>
        <w:t>’</w:t>
      </w:r>
      <w:r>
        <w:rPr>
          <w:rFonts w:ascii="Times New Roman" w:hAnsi="Times New Roman"/>
          <w:sz w:val="28"/>
          <w:szCs w:val="28"/>
          <w:lang w:val="en-US"/>
        </w:rPr>
        <w:t>t</w:t>
      </w:r>
      <w:r w:rsidRPr="00086B0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consider</w:t>
      </w:r>
      <w:r w:rsidRPr="00086B0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Coulomb</w:t>
      </w:r>
      <w:r w:rsidRPr="00086B0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interaction</w:t>
      </w:r>
      <w:r w:rsidRPr="00086B0F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086B0F">
        <w:rPr>
          <w:rFonts w:ascii="Times New Roman" w:hAnsi="Times New Roman"/>
          <w:sz w:val="28"/>
          <w:szCs w:val="28"/>
          <w:lang w:val="en-US"/>
        </w:rPr>
        <w:t>Keldysh</w:t>
      </w:r>
      <w:r w:rsidR="00086B0F" w:rsidRPr="00086B0F">
        <w:rPr>
          <w:rFonts w:ascii="Times New Roman" w:hAnsi="Times New Roman"/>
          <w:sz w:val="28"/>
          <w:szCs w:val="28"/>
          <w:lang w:val="en-US"/>
        </w:rPr>
        <w:t xml:space="preserve"> states that for </w:t>
      </w:r>
      <w:r w:rsidR="00086B0F">
        <w:rPr>
          <w:rFonts w:ascii="Times New Roman" w:hAnsi="Times New Roman"/>
          <w:sz w:val="28"/>
          <w:szCs w:val="28"/>
          <w:lang w:val="en-US"/>
        </w:rPr>
        <w:t>taking</w:t>
      </w:r>
      <w:r w:rsidR="00086B0F" w:rsidRPr="00086B0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86B0F">
        <w:rPr>
          <w:rFonts w:ascii="Times New Roman" w:hAnsi="Times New Roman"/>
          <w:sz w:val="28"/>
          <w:szCs w:val="28"/>
          <w:lang w:val="en-US"/>
        </w:rPr>
        <w:t>this</w:t>
      </w:r>
      <w:r w:rsidR="00086B0F" w:rsidRPr="00086B0F">
        <w:rPr>
          <w:rFonts w:ascii="Times New Roman" w:hAnsi="Times New Roman"/>
          <w:sz w:val="28"/>
          <w:szCs w:val="28"/>
          <w:lang w:val="en-US"/>
        </w:rPr>
        <w:t xml:space="preserve"> effect</w:t>
      </w:r>
      <w:r w:rsidR="00086B0F">
        <w:rPr>
          <w:rFonts w:ascii="Times New Roman" w:hAnsi="Times New Roman"/>
          <w:sz w:val="28"/>
          <w:szCs w:val="28"/>
          <w:lang w:val="en-US"/>
        </w:rPr>
        <w:t xml:space="preserve"> into account it is sufficient to multiply obtained result by</w:t>
      </w:r>
      <w:r w:rsidR="00B019E1" w:rsidRPr="00086B0F">
        <w:rPr>
          <w:rFonts w:ascii="Times New Roman" w:hAnsi="Times New Roman"/>
          <w:sz w:val="28"/>
          <w:szCs w:val="28"/>
          <w:lang w:val="en-US"/>
        </w:rPr>
        <w:t xml:space="preserve"> </w:t>
      </w:r>
    </w:p>
    <w:commentRangeStart w:id="9"/>
    <w:p w14:paraId="2BF59133" w14:textId="77777777" w:rsidR="00B019E1" w:rsidRPr="00A53235" w:rsidRDefault="00B019E1" w:rsidP="00B019E1">
      <w:pPr>
        <w:spacing w:line="240" w:lineRule="auto"/>
        <w:ind w:left="360"/>
        <w:jc w:val="right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position w:val="-22"/>
          <w:sz w:val="28"/>
          <w:szCs w:val="28"/>
          <w:lang w:val="ru-RU" w:eastAsia="ru-RU"/>
        </w:rPr>
        <w:object w:dxaOrig="2244" w:dyaOrig="564" w14:anchorId="49858256">
          <v:shape id="_x0000_i1082" type="#_x0000_t75" style="width:112.5pt;height:28.5pt" o:ole="">
            <v:imagedata r:id="rId122" o:title=""/>
          </v:shape>
          <o:OLEObject Type="Embed" ProgID="Equation.DSMT4" ShapeID="_x0000_i1082" DrawAspect="Content" ObjectID="_1611678608" r:id="rId123"/>
        </w:object>
      </w:r>
      <w:commentRangeEnd w:id="9"/>
      <w:r w:rsidR="00377EF3">
        <w:rPr>
          <w:rStyle w:val="CommentReference"/>
        </w:rPr>
        <w:commentReference w:id="9"/>
      </w:r>
      <w:r w:rsidRPr="00A53235">
        <w:rPr>
          <w:rFonts w:ascii="Times New Roman" w:hAnsi="Times New Roman"/>
          <w:sz w:val="28"/>
          <w:szCs w:val="28"/>
          <w:lang w:val="en-US"/>
        </w:rPr>
        <w:t xml:space="preserve">                                                   (4)</w:t>
      </w:r>
    </w:p>
    <w:p w14:paraId="06D02168" w14:textId="77777777" w:rsidR="00B019E1" w:rsidRPr="00C86B7D" w:rsidRDefault="00A53235" w:rsidP="00B019E1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A53235">
        <w:rPr>
          <w:rFonts w:ascii="Times New Roman" w:hAnsi="Times New Roman"/>
          <w:sz w:val="28"/>
          <w:szCs w:val="28"/>
          <w:lang w:val="en-US"/>
        </w:rPr>
        <w:t>H</w:t>
      </w:r>
      <w:r>
        <w:rPr>
          <w:rFonts w:ascii="Times New Roman" w:hAnsi="Times New Roman"/>
          <w:sz w:val="28"/>
          <w:szCs w:val="28"/>
          <w:lang w:val="en-US"/>
        </w:rPr>
        <w:t>ere</w:t>
      </w:r>
      <w:r w:rsidR="00B019E1" w:rsidRPr="00A5323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019E1" w:rsidRPr="00A53235">
        <w:rPr>
          <w:rFonts w:ascii="Times New Roman" w:hAnsi="Times New Roman"/>
          <w:i/>
          <w:sz w:val="28"/>
          <w:szCs w:val="28"/>
          <w:lang w:val="en-US"/>
        </w:rPr>
        <w:t>A</w:t>
      </w:r>
      <w:r w:rsidR="00B94257">
        <w:rPr>
          <w:rFonts w:ascii="Times New Roman" w:hAnsi="Times New Roman"/>
          <w:sz w:val="28"/>
          <w:szCs w:val="28"/>
          <w:lang w:val="en-US"/>
        </w:rPr>
        <w:t xml:space="preserve"> is a coefficient in</w:t>
      </w:r>
      <w:r w:rsidRPr="00A53235">
        <w:rPr>
          <w:rFonts w:ascii="Times New Roman" w:hAnsi="Times New Roman"/>
          <w:sz w:val="28"/>
          <w:szCs w:val="28"/>
          <w:lang w:val="en-US"/>
        </w:rPr>
        <w:t xml:space="preserve"> the order of 1</w:t>
      </w:r>
      <w:r w:rsidR="00B019E1" w:rsidRPr="00A53235">
        <w:rPr>
          <w:rFonts w:ascii="Times New Roman" w:hAnsi="Times New Roman"/>
          <w:sz w:val="28"/>
          <w:szCs w:val="28"/>
          <w:lang w:val="en-US"/>
        </w:rPr>
        <w:t>.</w:t>
      </w:r>
      <w:r w:rsidR="00987658">
        <w:rPr>
          <w:rFonts w:ascii="Times New Roman" w:hAnsi="Times New Roman"/>
          <w:sz w:val="28"/>
          <w:szCs w:val="28"/>
          <w:lang w:val="en-US"/>
        </w:rPr>
        <w:t xml:space="preserve"> As</w:t>
      </w:r>
      <w:r w:rsidR="00987658" w:rsidRPr="0098765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7658">
        <w:rPr>
          <w:rFonts w:ascii="Times New Roman" w:hAnsi="Times New Roman"/>
          <w:sz w:val="28"/>
          <w:szCs w:val="28"/>
          <w:lang w:val="en-US"/>
        </w:rPr>
        <w:t>a</w:t>
      </w:r>
      <w:r w:rsidR="00987658" w:rsidRPr="0098765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7658">
        <w:rPr>
          <w:rFonts w:ascii="Times New Roman" w:hAnsi="Times New Roman"/>
          <w:sz w:val="28"/>
          <w:szCs w:val="28"/>
          <w:lang w:val="en-US"/>
        </w:rPr>
        <w:t>result</w:t>
      </w:r>
      <w:r w:rsidR="00987658" w:rsidRPr="0098765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7658">
        <w:rPr>
          <w:rFonts w:ascii="Times New Roman" w:hAnsi="Times New Roman"/>
          <w:sz w:val="28"/>
          <w:szCs w:val="28"/>
          <w:lang w:val="en-US"/>
        </w:rPr>
        <w:t>in</w:t>
      </w:r>
      <w:r w:rsidR="00987658" w:rsidRPr="0098765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7658">
        <w:rPr>
          <w:rFonts w:ascii="Times New Roman" w:hAnsi="Times New Roman"/>
          <w:sz w:val="28"/>
          <w:szCs w:val="28"/>
          <w:lang w:val="en-US"/>
        </w:rPr>
        <w:t>Keldysh</w:t>
      </w:r>
      <w:r w:rsidR="00987658" w:rsidRPr="00987658">
        <w:rPr>
          <w:rFonts w:ascii="Times New Roman" w:hAnsi="Times New Roman"/>
          <w:sz w:val="28"/>
          <w:szCs w:val="28"/>
          <w:lang w:val="en-US"/>
        </w:rPr>
        <w:t>’</w:t>
      </w:r>
      <w:r w:rsidR="00987658">
        <w:rPr>
          <w:rFonts w:ascii="Times New Roman" w:hAnsi="Times New Roman"/>
          <w:sz w:val="28"/>
          <w:szCs w:val="28"/>
          <w:lang w:val="en-US"/>
        </w:rPr>
        <w:t>s</w:t>
      </w:r>
      <w:r w:rsidR="00987658" w:rsidRPr="0098765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7658">
        <w:rPr>
          <w:rFonts w:ascii="Times New Roman" w:hAnsi="Times New Roman"/>
          <w:sz w:val="28"/>
          <w:szCs w:val="28"/>
          <w:lang w:val="en-US"/>
        </w:rPr>
        <w:t>work</w:t>
      </w:r>
      <w:r w:rsidR="00987658" w:rsidRPr="0098765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7658">
        <w:rPr>
          <w:rFonts w:ascii="Times New Roman" w:hAnsi="Times New Roman"/>
          <w:sz w:val="28"/>
          <w:szCs w:val="28"/>
          <w:lang w:val="en-US"/>
        </w:rPr>
        <w:t>the</w:t>
      </w:r>
      <w:r w:rsidR="00987658" w:rsidRPr="0098765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7658">
        <w:rPr>
          <w:rFonts w:ascii="Times New Roman" w:hAnsi="Times New Roman"/>
          <w:sz w:val="28"/>
          <w:szCs w:val="28"/>
          <w:lang w:val="en-US"/>
        </w:rPr>
        <w:t>final</w:t>
      </w:r>
      <w:r w:rsidR="00987658" w:rsidRPr="0098765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7658">
        <w:rPr>
          <w:rFonts w:ascii="Times New Roman" w:hAnsi="Times New Roman"/>
          <w:sz w:val="28"/>
          <w:szCs w:val="28"/>
          <w:lang w:val="en-US"/>
        </w:rPr>
        <w:t>formulas</w:t>
      </w:r>
      <w:r w:rsidR="00987658" w:rsidRPr="00987658">
        <w:rPr>
          <w:rFonts w:ascii="Times New Roman" w:hAnsi="Times New Roman"/>
          <w:sz w:val="28"/>
          <w:szCs w:val="28"/>
          <w:lang w:val="en-US"/>
        </w:rPr>
        <w:t xml:space="preserve"> (1) and (21) </w:t>
      </w:r>
      <w:r w:rsidR="00987658">
        <w:rPr>
          <w:rFonts w:ascii="Times New Roman" w:hAnsi="Times New Roman"/>
          <w:sz w:val="28"/>
          <w:szCs w:val="28"/>
          <w:lang w:val="en-US"/>
        </w:rPr>
        <w:t>are</w:t>
      </w:r>
      <w:r w:rsidR="00987658" w:rsidRPr="0098765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7658">
        <w:rPr>
          <w:rFonts w:ascii="Times New Roman" w:hAnsi="Times New Roman"/>
          <w:sz w:val="28"/>
          <w:szCs w:val="28"/>
          <w:lang w:val="en-US"/>
        </w:rPr>
        <w:t>obtained. The</w:t>
      </w:r>
      <w:r w:rsidR="00987658" w:rsidRPr="00C86B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7658">
        <w:rPr>
          <w:rFonts w:ascii="Times New Roman" w:hAnsi="Times New Roman"/>
          <w:sz w:val="28"/>
          <w:szCs w:val="28"/>
          <w:lang w:val="en-US"/>
        </w:rPr>
        <w:t>first</w:t>
      </w:r>
      <w:r w:rsidR="00987658" w:rsidRPr="00C86B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7658">
        <w:rPr>
          <w:rFonts w:ascii="Times New Roman" w:hAnsi="Times New Roman"/>
          <w:sz w:val="28"/>
          <w:szCs w:val="28"/>
          <w:lang w:val="en-US"/>
        </w:rPr>
        <w:t>is</w:t>
      </w:r>
      <w:r w:rsidR="00987658" w:rsidRPr="00C86B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7658">
        <w:rPr>
          <w:rFonts w:ascii="Times New Roman" w:hAnsi="Times New Roman"/>
          <w:sz w:val="28"/>
          <w:szCs w:val="28"/>
          <w:lang w:val="en-US"/>
        </w:rPr>
        <w:t>as</w:t>
      </w:r>
      <w:r w:rsidR="00987658" w:rsidRPr="00C86B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87658">
        <w:rPr>
          <w:rFonts w:ascii="Times New Roman" w:hAnsi="Times New Roman"/>
          <w:sz w:val="28"/>
          <w:szCs w:val="28"/>
          <w:lang w:val="en-US"/>
        </w:rPr>
        <w:t>follows</w:t>
      </w:r>
      <w:r w:rsidR="00987658" w:rsidRPr="00C86B7D">
        <w:rPr>
          <w:rFonts w:ascii="Times New Roman" w:hAnsi="Times New Roman"/>
          <w:sz w:val="28"/>
          <w:szCs w:val="28"/>
          <w:lang w:val="en-US"/>
        </w:rPr>
        <w:t>:</w:t>
      </w:r>
    </w:p>
    <w:p w14:paraId="799E3804" w14:textId="77777777" w:rsidR="00B019E1" w:rsidRDefault="00B019E1" w:rsidP="00B019E1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40"/>
          <w:sz w:val="28"/>
          <w:szCs w:val="28"/>
          <w:lang w:val="ru-RU" w:eastAsia="ru-RU"/>
        </w:rPr>
        <w:object w:dxaOrig="6420" w:dyaOrig="936" w14:anchorId="21E607A4">
          <v:shape id="_x0000_i1083" type="#_x0000_t75" style="width:321pt;height:46.5pt" o:ole="">
            <v:imagedata r:id="rId124" o:title=""/>
          </v:shape>
          <o:OLEObject Type="Embed" ProgID="Equation.DSMT4" ShapeID="_x0000_i1083" DrawAspect="Content" ObjectID="_1611678609" r:id="rId125"/>
        </w:object>
      </w:r>
    </w:p>
    <w:p w14:paraId="45D7FC38" w14:textId="77777777" w:rsidR="00B019E1" w:rsidRDefault="00B019E1" w:rsidP="00B019E1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40"/>
          <w:sz w:val="28"/>
          <w:szCs w:val="28"/>
          <w:lang w:val="ru-RU" w:eastAsia="ru-RU"/>
        </w:rPr>
        <w:object w:dxaOrig="4884" w:dyaOrig="924" w14:anchorId="10BFF5B9">
          <v:shape id="_x0000_i1084" type="#_x0000_t75" style="width:244.5pt;height:46.5pt" o:ole="">
            <v:imagedata r:id="rId50" o:title=""/>
          </v:shape>
          <o:OLEObject Type="Embed" ProgID="Equation.DSMT4" ShapeID="_x0000_i1084" DrawAspect="Content" ObjectID="_1611678610" r:id="rId126"/>
        </w:object>
      </w:r>
    </w:p>
    <w:p w14:paraId="09F3D979" w14:textId="77777777" w:rsidR="00B019E1" w:rsidRPr="00916DF4" w:rsidRDefault="00B019E1" w:rsidP="00B019E1">
      <w:pPr>
        <w:spacing w:line="240" w:lineRule="auto"/>
        <w:ind w:left="360"/>
        <w:jc w:val="right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position w:val="-40"/>
          <w:sz w:val="28"/>
          <w:szCs w:val="28"/>
          <w:lang w:val="ru-RU" w:eastAsia="ru-RU"/>
        </w:rPr>
        <w:object w:dxaOrig="4644" w:dyaOrig="924" w14:anchorId="2F427733">
          <v:shape id="_x0000_i1085" type="#_x0000_t75" style="width:232.5pt;height:46.5pt" o:ole="">
            <v:imagedata r:id="rId127" o:title=""/>
          </v:shape>
          <o:OLEObject Type="Embed" ProgID="Equation.DSMT4" ShapeID="_x0000_i1085" DrawAspect="Content" ObjectID="_1611678611" r:id="rId128"/>
        </w:object>
      </w:r>
      <w:r w:rsidRPr="00916DF4">
        <w:rPr>
          <w:rFonts w:ascii="Times New Roman" w:hAnsi="Times New Roman"/>
          <w:sz w:val="28"/>
          <w:szCs w:val="28"/>
          <w:lang w:val="en-US"/>
        </w:rPr>
        <w:t xml:space="preserve">                               (5)</w:t>
      </w:r>
    </w:p>
    <w:p w14:paraId="6AEAA45C" w14:textId="77777777" w:rsidR="00B019E1" w:rsidRPr="003A1C8A" w:rsidRDefault="003A1C8A" w:rsidP="00B019E1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</w:t>
      </w:r>
      <w:r w:rsidRPr="003A1C8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cases</w:t>
      </w:r>
      <w:r w:rsidRPr="003A1C8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of</w:t>
      </w:r>
      <w:r w:rsidRPr="003A1C8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our</w:t>
      </w:r>
      <w:r w:rsidRPr="003A1C8A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interest</w:t>
      </w:r>
      <w:r w:rsidRPr="003A1C8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019E1">
        <w:rPr>
          <w:rFonts w:ascii="Times New Roman" w:eastAsia="Calibri" w:hAnsi="Times New Roman" w:cs="Times New Roman"/>
          <w:position w:val="-10"/>
          <w:sz w:val="28"/>
          <w:szCs w:val="28"/>
          <w:lang w:val="ru-RU" w:eastAsia="ru-RU"/>
        </w:rPr>
        <w:object w:dxaOrig="540" w:dyaOrig="324" w14:anchorId="23E3B3D3">
          <v:shape id="_x0000_i1086" type="#_x0000_t75" style="width:27pt;height:16.5pt" o:ole="">
            <v:imagedata r:id="rId129" o:title=""/>
          </v:shape>
          <o:OLEObject Type="Embed" ProgID="Equation.DSMT4" ShapeID="_x0000_i1086" DrawAspect="Content" ObjectID="_1611678612" r:id="rId130"/>
        </w:object>
      </w:r>
      <w:r w:rsidRPr="003A1C8A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,</w:t>
      </w:r>
      <w:r w:rsidR="00B019E1" w:rsidRPr="003A1C8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4257">
        <w:rPr>
          <w:rFonts w:ascii="Times New Roman" w:hAnsi="Times New Roman"/>
          <w:sz w:val="28"/>
          <w:szCs w:val="28"/>
          <w:lang w:val="en-US"/>
        </w:rPr>
        <w:t xml:space="preserve">the </w:t>
      </w:r>
      <w:r>
        <w:rPr>
          <w:rFonts w:ascii="Times New Roman" w:hAnsi="Times New Roman"/>
          <w:sz w:val="28"/>
          <w:szCs w:val="28"/>
          <w:lang w:val="en-US"/>
        </w:rPr>
        <w:t>value</w:t>
      </w:r>
      <w:r w:rsidR="00B019E1" w:rsidRPr="003A1C8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94257">
        <w:rPr>
          <w:rFonts w:ascii="Times New Roman" w:hAnsi="Times New Roman"/>
          <w:sz w:val="28"/>
          <w:szCs w:val="28"/>
          <w:lang w:val="en-US"/>
        </w:rPr>
        <w:t xml:space="preserve">of </w:t>
      </w:r>
      <w:r w:rsidR="00B019E1" w:rsidRPr="003A1C8A">
        <w:rPr>
          <w:rFonts w:ascii="Times New Roman" w:hAnsi="Times New Roman"/>
          <w:sz w:val="28"/>
          <w:szCs w:val="28"/>
          <w:lang w:val="en-US"/>
        </w:rPr>
        <w:t>(4)</w:t>
      </w:r>
      <w:r>
        <w:rPr>
          <w:rFonts w:ascii="Times New Roman" w:hAnsi="Times New Roman"/>
          <w:sz w:val="28"/>
          <w:szCs w:val="28"/>
          <w:lang w:val="en-US"/>
        </w:rPr>
        <w:t xml:space="preserve"> is</w:t>
      </w:r>
      <w:r w:rsidR="00B019E1" w:rsidRPr="003A1C8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019E1">
        <w:rPr>
          <w:rFonts w:ascii="Times New Roman" w:eastAsia="Calibri" w:hAnsi="Times New Roman" w:cs="Times New Roman"/>
          <w:position w:val="-4"/>
          <w:sz w:val="28"/>
          <w:szCs w:val="28"/>
          <w:lang w:val="ru-RU" w:eastAsia="ru-RU"/>
        </w:rPr>
        <w:object w:dxaOrig="204" w:dyaOrig="204" w14:anchorId="71766663">
          <v:shape id="_x0000_i1087" type="#_x0000_t75" style="width:10.5pt;height:10.5pt" o:ole="">
            <v:imagedata r:id="rId131" o:title=""/>
          </v:shape>
          <o:OLEObject Type="Embed" ProgID="Equation.DSMT4" ShapeID="_x0000_i1087" DrawAspect="Content" ObjectID="_1611678613" r:id="rId132"/>
        </w:object>
      </w:r>
      <w:r w:rsidR="00B019E1" w:rsidRPr="003A1C8A">
        <w:rPr>
          <w:rFonts w:ascii="Times New Roman" w:hAnsi="Times New Roman"/>
          <w:sz w:val="28"/>
          <w:szCs w:val="28"/>
          <w:lang w:val="en-US"/>
        </w:rPr>
        <w:t xml:space="preserve">5 </w:t>
      </w:r>
      <w:r w:rsidR="00F36737">
        <w:rPr>
          <w:rFonts w:ascii="Times New Roman" w:hAnsi="Times New Roman"/>
          <w:sz w:val="28"/>
          <w:szCs w:val="28"/>
          <w:lang w:val="en-US"/>
        </w:rPr>
        <w:t xml:space="preserve">and is weakly depending on </w:t>
      </w:r>
      <w:r>
        <w:rPr>
          <w:rFonts w:ascii="Times New Roman" w:hAnsi="Times New Roman"/>
          <w:sz w:val="28"/>
          <w:szCs w:val="28"/>
          <w:lang w:val="en-US"/>
        </w:rPr>
        <w:t>field</w:t>
      </w:r>
      <w:r w:rsidR="00B019E1" w:rsidRPr="003A1C8A">
        <w:rPr>
          <w:rFonts w:ascii="Times New Roman" w:hAnsi="Times New Roman"/>
          <w:sz w:val="28"/>
          <w:szCs w:val="28"/>
          <w:lang w:val="en-US"/>
        </w:rPr>
        <w:t>.</w:t>
      </w:r>
    </w:p>
    <w:p w14:paraId="46B06079" w14:textId="77777777" w:rsidR="00B019E1" w:rsidRPr="009B269B" w:rsidRDefault="00AB3D1F" w:rsidP="00B019E1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Limited</w:t>
      </w:r>
      <w:r w:rsidR="009B269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by</w:t>
      </w:r>
      <w:r w:rsidRPr="00AB3D1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low</w:t>
      </w:r>
      <w:r w:rsidRPr="00AB3D1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fields</w:t>
      </w:r>
      <w:r w:rsidR="00B019E1" w:rsidRPr="00AB3D1F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B019E1">
        <w:rPr>
          <w:rFonts w:ascii="Times New Roman" w:eastAsia="Calibri" w:hAnsi="Times New Roman" w:cs="Times New Roman"/>
          <w:position w:val="-10"/>
          <w:sz w:val="28"/>
          <w:szCs w:val="28"/>
          <w:lang w:val="ru-RU" w:eastAsia="ru-RU"/>
        </w:rPr>
        <w:object w:dxaOrig="600" w:dyaOrig="324" w14:anchorId="6642E1C4">
          <v:shape id="_x0000_i1088" type="#_x0000_t75" style="width:30pt;height:16.5pt" o:ole="">
            <v:imagedata r:id="rId133" o:title=""/>
          </v:shape>
          <o:OLEObject Type="Embed" ProgID="Equation.DSMT4" ShapeID="_x0000_i1088" DrawAspect="Content" ObjectID="_1611678614" r:id="rId134"/>
        </w:object>
      </w:r>
      <w:r w:rsidR="00B019E1" w:rsidRPr="00AB3D1F">
        <w:rPr>
          <w:rFonts w:ascii="Times New Roman" w:hAnsi="Times New Roman"/>
          <w:sz w:val="28"/>
          <w:szCs w:val="28"/>
          <w:lang w:val="en-US"/>
        </w:rPr>
        <w:t>,</w:t>
      </w:r>
      <w:ins w:id="10" w:author="Thibault Derrien" w:date="2019-02-14T18:33:00Z">
        <w:r w:rsidR="00377EF3">
          <w:rPr>
            <w:rFonts w:ascii="Times New Roman" w:hAnsi="Times New Roman"/>
            <w:sz w:val="28"/>
            <w:szCs w:val="28"/>
            <w:lang w:val="en-US"/>
          </w:rPr>
          <w:t xml:space="preserve"> </w:t>
        </w:r>
      </w:ins>
      <w:r>
        <w:rPr>
          <w:rFonts w:ascii="Times New Roman" w:hAnsi="Times New Roman"/>
          <w:sz w:val="28"/>
          <w:szCs w:val="28"/>
          <w:lang w:val="en-US"/>
        </w:rPr>
        <w:t xml:space="preserve">multiphoton </w:t>
      </w:r>
      <w:r w:rsidR="009B269B">
        <w:rPr>
          <w:rFonts w:ascii="Times New Roman" w:hAnsi="Times New Roman"/>
          <w:sz w:val="28"/>
          <w:szCs w:val="28"/>
          <w:lang w:val="en-US"/>
        </w:rPr>
        <w:t>ionization</w:t>
      </w:r>
      <w:r w:rsidR="00B019E1" w:rsidRPr="00AB3D1F">
        <w:rPr>
          <w:rFonts w:ascii="Times New Roman" w:hAnsi="Times New Roman"/>
          <w:sz w:val="28"/>
          <w:szCs w:val="28"/>
          <w:lang w:val="en-US"/>
        </w:rPr>
        <w:t xml:space="preserve">) </w:t>
      </w:r>
      <w:r w:rsidR="009B269B">
        <w:rPr>
          <w:rFonts w:ascii="Times New Roman" w:hAnsi="Times New Roman"/>
          <w:sz w:val="28"/>
          <w:szCs w:val="28"/>
          <w:lang w:val="en-US"/>
        </w:rPr>
        <w:t>for atom from</w:t>
      </w:r>
      <w:r w:rsidR="00B019E1" w:rsidRPr="00AB3D1F">
        <w:rPr>
          <w:rFonts w:ascii="Times New Roman" w:hAnsi="Times New Roman"/>
          <w:sz w:val="28"/>
          <w:szCs w:val="28"/>
          <w:lang w:val="en-US"/>
        </w:rPr>
        <w:t xml:space="preserve"> (5) </w:t>
      </w:r>
      <w:r w:rsidR="009B269B">
        <w:rPr>
          <w:rFonts w:ascii="Times New Roman" w:hAnsi="Times New Roman"/>
          <w:sz w:val="28"/>
          <w:szCs w:val="28"/>
          <w:lang w:val="en-US"/>
        </w:rPr>
        <w:t>we have</w:t>
      </w:r>
    </w:p>
    <w:p w14:paraId="7771CFF4" w14:textId="77777777" w:rsidR="00B019E1" w:rsidRDefault="00B019E1" w:rsidP="00B019E1">
      <w:pPr>
        <w:spacing w:line="240" w:lineRule="auto"/>
        <w:ind w:left="360" w:firstLine="348"/>
        <w:jc w:val="right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28"/>
          <w:sz w:val="28"/>
          <w:szCs w:val="28"/>
          <w:lang w:val="ru-RU" w:eastAsia="ru-RU"/>
        </w:rPr>
        <w:object w:dxaOrig="4764" w:dyaOrig="744" w14:anchorId="2EDC1B82">
          <v:shape id="_x0000_i1089" type="#_x0000_t75" style="width:238.5pt;height:37.5pt" o:ole="">
            <v:imagedata r:id="rId135" o:title=""/>
          </v:shape>
          <o:OLEObject Type="Embed" ProgID="Equation.DSMT4" ShapeID="_x0000_i1089" DrawAspect="Content" ObjectID="_1611678615" r:id="rId136"/>
        </w:object>
      </w:r>
      <w:r>
        <w:rPr>
          <w:rFonts w:ascii="Times New Roman" w:hAnsi="Times New Roman"/>
          <w:sz w:val="28"/>
          <w:szCs w:val="28"/>
        </w:rPr>
        <w:t>,                           (6)</w:t>
      </w:r>
    </w:p>
    <w:p w14:paraId="6443C736" w14:textId="77777777" w:rsidR="00B019E1" w:rsidRDefault="00B019E1" w:rsidP="00B019E1">
      <w:pPr>
        <w:spacing w:line="240" w:lineRule="auto"/>
        <w:ind w:left="360" w:firstLine="348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16"/>
          <w:sz w:val="28"/>
          <w:szCs w:val="28"/>
          <w:lang w:val="ru-RU" w:eastAsia="ru-RU"/>
        </w:rPr>
        <w:object w:dxaOrig="2340" w:dyaOrig="504" w14:anchorId="4D181501">
          <v:shape id="_x0000_i1090" type="#_x0000_t75" style="width:117pt;height:25.5pt" o:ole="">
            <v:imagedata r:id="rId137" o:title=""/>
          </v:shape>
          <o:OLEObject Type="Embed" ProgID="Equation.DSMT4" ShapeID="_x0000_i1090" DrawAspect="Content" ObjectID="_1611678616" r:id="rId138"/>
        </w:object>
      </w:r>
    </w:p>
    <w:p w14:paraId="173E6153" w14:textId="77777777" w:rsidR="00B019E1" w:rsidRPr="00814820" w:rsidRDefault="00814820" w:rsidP="00B019E1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And considering </w:t>
      </w:r>
      <w:r w:rsidR="00DD17B8">
        <w:rPr>
          <w:rFonts w:ascii="Times New Roman" w:hAnsi="Times New Roman"/>
          <w:sz w:val="28"/>
          <w:szCs w:val="28"/>
          <w:lang w:val="en-US"/>
        </w:rPr>
        <w:t xml:space="preserve">a </w:t>
      </w:r>
      <w:r w:rsidRPr="00814820">
        <w:rPr>
          <w:rFonts w:ascii="Times New Roman" w:hAnsi="Times New Roman"/>
          <w:sz w:val="28"/>
          <w:szCs w:val="28"/>
          <w:lang w:val="en-US"/>
        </w:rPr>
        <w:t>factor in</w:t>
      </w:r>
      <w:r w:rsidR="00DD17B8">
        <w:rPr>
          <w:rFonts w:ascii="Times New Roman" w:hAnsi="Times New Roman"/>
          <w:sz w:val="28"/>
          <w:szCs w:val="28"/>
          <w:lang w:val="en-US"/>
        </w:rPr>
        <w:t xml:space="preserve"> the</w:t>
      </w:r>
      <w:r w:rsidRPr="00814820">
        <w:rPr>
          <w:rFonts w:ascii="Times New Roman" w:hAnsi="Times New Roman"/>
          <w:sz w:val="28"/>
          <w:szCs w:val="28"/>
          <w:lang w:val="en-US"/>
        </w:rPr>
        <w:t xml:space="preserve"> order</w:t>
      </w:r>
      <w:ins w:id="11" w:author="Thibault Derrien" w:date="2019-02-14T18:33:00Z">
        <w:r w:rsidR="00377EF3">
          <w:rPr>
            <w:rFonts w:ascii="Times New Roman" w:hAnsi="Times New Roman"/>
            <w:sz w:val="28"/>
            <w:szCs w:val="28"/>
            <w:lang w:val="en-US"/>
          </w:rPr>
          <w:t xml:space="preserve"> of magnitude</w:t>
        </w:r>
      </w:ins>
      <w:r w:rsidRPr="00814820">
        <w:rPr>
          <w:rFonts w:ascii="Times New Roman" w:hAnsi="Times New Roman"/>
          <w:sz w:val="28"/>
          <w:szCs w:val="28"/>
          <w:lang w:val="en-US"/>
        </w:rPr>
        <w:t xml:space="preserve"> of</w:t>
      </w:r>
      <w:r w:rsidR="00B019E1" w:rsidRPr="00814820">
        <w:rPr>
          <w:rFonts w:ascii="Times New Roman" w:hAnsi="Times New Roman"/>
          <w:sz w:val="28"/>
          <w:szCs w:val="28"/>
          <w:lang w:val="en-US"/>
        </w:rPr>
        <w:t xml:space="preserve"> (4)</w:t>
      </w:r>
    </w:p>
    <w:p w14:paraId="4F28668C" w14:textId="77777777" w:rsidR="00B019E1" w:rsidRPr="007F71AB" w:rsidRDefault="00B019E1" w:rsidP="00B019E1">
      <w:pPr>
        <w:spacing w:line="240" w:lineRule="auto"/>
        <w:ind w:left="360"/>
        <w:jc w:val="right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position w:val="-28"/>
          <w:sz w:val="28"/>
          <w:szCs w:val="28"/>
          <w:lang w:val="ru-RU" w:eastAsia="ru-RU"/>
        </w:rPr>
        <w:object w:dxaOrig="4656" w:dyaOrig="744" w14:anchorId="2FEAABD8">
          <v:shape id="_x0000_i1091" type="#_x0000_t75" style="width:232.5pt;height:37.5pt" o:ole="">
            <v:imagedata r:id="rId139" o:title=""/>
          </v:shape>
          <o:OLEObject Type="Embed" ProgID="Equation.DSMT4" ShapeID="_x0000_i1091" DrawAspect="Content" ObjectID="_1611678617" r:id="rId140"/>
        </w:object>
      </w:r>
      <w:r w:rsidRPr="007F71AB">
        <w:rPr>
          <w:rFonts w:ascii="Times New Roman" w:hAnsi="Times New Roman"/>
          <w:sz w:val="28"/>
          <w:szCs w:val="28"/>
          <w:lang w:val="en-US"/>
        </w:rPr>
        <w:t xml:space="preserve">                        (7)</w:t>
      </w:r>
    </w:p>
    <w:p w14:paraId="5BF2E7F1" w14:textId="77777777" w:rsidR="00B019E1" w:rsidRPr="007F71AB" w:rsidRDefault="00B019E1" w:rsidP="00B019E1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</w:p>
    <w:p w14:paraId="10B8F5A6" w14:textId="77777777" w:rsidR="006552C8" w:rsidRPr="007F71AB" w:rsidRDefault="00814820" w:rsidP="00B019E1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814820">
        <w:rPr>
          <w:rFonts w:ascii="Times New Roman" w:hAnsi="Times New Roman"/>
          <w:sz w:val="28"/>
          <w:szCs w:val="28"/>
          <w:lang w:val="en-US"/>
        </w:rPr>
        <w:t xml:space="preserve">Generally, developed theory is </w:t>
      </w:r>
      <w:r>
        <w:rPr>
          <w:rFonts w:ascii="Times New Roman" w:hAnsi="Times New Roman"/>
          <w:sz w:val="28"/>
          <w:szCs w:val="28"/>
          <w:lang w:val="en-US"/>
        </w:rPr>
        <w:t>very</w:t>
      </w:r>
      <w:r w:rsidRPr="0081482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approximate. It</w:t>
      </w:r>
      <w:r w:rsidRPr="0081482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is</w:t>
      </w:r>
      <w:r w:rsidRPr="0081482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noted</w:t>
      </w:r>
      <w:r w:rsidRPr="0081482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</w:t>
      </w:r>
      <w:r w:rsidRPr="0081482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Keldysh</w:t>
      </w:r>
      <w:r w:rsidR="00DD17B8">
        <w:rPr>
          <w:rFonts w:ascii="Times New Roman" w:hAnsi="Times New Roman"/>
          <w:sz w:val="28"/>
          <w:szCs w:val="28"/>
          <w:lang w:val="en-US"/>
        </w:rPr>
        <w:t xml:space="preserve">’s work </w:t>
      </w:r>
      <w:r>
        <w:rPr>
          <w:rFonts w:ascii="Times New Roman" w:hAnsi="Times New Roman"/>
          <w:sz w:val="28"/>
          <w:szCs w:val="28"/>
          <w:lang w:val="en-US"/>
        </w:rPr>
        <w:t>that</w:t>
      </w:r>
      <w:r w:rsidRPr="00814820">
        <w:rPr>
          <w:rFonts w:ascii="Times New Roman" w:hAnsi="Times New Roman"/>
          <w:sz w:val="28"/>
          <w:szCs w:val="28"/>
          <w:lang w:val="en-US"/>
        </w:rPr>
        <w:t xml:space="preserve"> “</w:t>
      </w:r>
      <w:r>
        <w:rPr>
          <w:rFonts w:ascii="Times New Roman" w:hAnsi="Times New Roman"/>
          <w:sz w:val="28"/>
          <w:szCs w:val="28"/>
          <w:lang w:val="en-US"/>
        </w:rPr>
        <w:t>Pre</w:t>
      </w:r>
      <w:r w:rsidRPr="00814820">
        <w:rPr>
          <w:rFonts w:ascii="Times New Roman" w:hAnsi="Times New Roman"/>
          <w:sz w:val="28"/>
          <w:szCs w:val="28"/>
          <w:lang w:val="en-US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exponential</w:t>
      </w:r>
      <w:r w:rsidRPr="0081482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factor</w:t>
      </w:r>
      <w:r w:rsidRPr="00814820">
        <w:rPr>
          <w:rFonts w:ascii="Times New Roman" w:hAnsi="Times New Roman"/>
          <w:sz w:val="28"/>
          <w:szCs w:val="28"/>
          <w:lang w:val="en-US"/>
        </w:rPr>
        <w:t xml:space="preserve">… </w:t>
      </w:r>
      <w:r>
        <w:rPr>
          <w:rFonts w:ascii="Times New Roman" w:hAnsi="Times New Roman"/>
          <w:sz w:val="28"/>
          <w:szCs w:val="28"/>
          <w:lang w:val="en-US"/>
        </w:rPr>
        <w:t>needs</w:t>
      </w:r>
      <w:r w:rsidRPr="0081482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to</w:t>
      </w:r>
      <w:r w:rsidRPr="0081482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be</w:t>
      </w:r>
      <w:r w:rsidRPr="00814820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clarified</w:t>
      </w:r>
      <w:r w:rsidRPr="00814820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however all dependencies are defined by exponents. </w:t>
      </w:r>
      <w:commentRangeStart w:id="12"/>
      <w:r w:rsidR="00C56E3B">
        <w:rPr>
          <w:rFonts w:ascii="Times New Roman" w:hAnsi="Times New Roman"/>
          <w:sz w:val="28"/>
          <w:szCs w:val="28"/>
          <w:lang w:val="en-US"/>
        </w:rPr>
        <w:t>Thus</w:t>
      </w:r>
      <w:r w:rsidR="00C56E3B" w:rsidRPr="00C56E3B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C56E3B">
        <w:rPr>
          <w:rFonts w:ascii="Times New Roman" w:hAnsi="Times New Roman"/>
          <w:sz w:val="28"/>
          <w:szCs w:val="28"/>
          <w:lang w:val="en-US"/>
        </w:rPr>
        <w:t>coefficient</w:t>
      </w:r>
      <w:r w:rsidR="00CB1A7D">
        <w:rPr>
          <w:rFonts w:ascii="Times New Roman" w:hAnsi="Times New Roman"/>
          <w:sz w:val="28"/>
          <w:szCs w:val="28"/>
          <w:lang w:val="en-US"/>
        </w:rPr>
        <w:t xml:space="preserve"> of obtained</w:t>
      </w:r>
      <w:r w:rsidR="00C56E3B" w:rsidRPr="00C56E3B">
        <w:rPr>
          <w:rFonts w:ascii="Times New Roman" w:hAnsi="Times New Roman"/>
          <w:sz w:val="28"/>
          <w:szCs w:val="28"/>
          <w:lang w:val="en-US"/>
        </w:rPr>
        <w:t xml:space="preserve"> formulas can be taken as an a</w:t>
      </w:r>
      <w:r w:rsidR="00C56E3B">
        <w:rPr>
          <w:rFonts w:ascii="Times New Roman" w:hAnsi="Times New Roman"/>
          <w:sz w:val="28"/>
          <w:szCs w:val="28"/>
          <w:lang w:val="en-US"/>
        </w:rPr>
        <w:t>d</w:t>
      </w:r>
      <w:r w:rsidR="00C56E3B" w:rsidRPr="00C56E3B">
        <w:rPr>
          <w:rFonts w:ascii="Times New Roman" w:hAnsi="Times New Roman"/>
          <w:sz w:val="28"/>
          <w:szCs w:val="28"/>
          <w:lang w:val="en-US"/>
        </w:rPr>
        <w:t xml:space="preserve">justable parameter, which is </w:t>
      </w:r>
      <w:r w:rsidR="00C56E3B">
        <w:rPr>
          <w:rFonts w:ascii="Times New Roman" w:hAnsi="Times New Roman"/>
          <w:sz w:val="28"/>
          <w:szCs w:val="28"/>
          <w:lang w:val="en-US"/>
        </w:rPr>
        <w:t>determined experimentally.</w:t>
      </w:r>
      <w:r w:rsidR="00C56E3B" w:rsidRPr="00C56E3B">
        <w:rPr>
          <w:rFonts w:ascii="Times New Roman" w:hAnsi="Times New Roman"/>
          <w:sz w:val="28"/>
          <w:szCs w:val="28"/>
          <w:lang w:val="en-US"/>
        </w:rPr>
        <w:t xml:space="preserve"> </w:t>
      </w:r>
      <w:commentRangeEnd w:id="12"/>
      <w:r w:rsidR="00377EF3">
        <w:rPr>
          <w:rStyle w:val="CommentReference"/>
        </w:rPr>
        <w:commentReference w:id="12"/>
      </w:r>
    </w:p>
    <w:p w14:paraId="22B4A6C4" w14:textId="77777777" w:rsidR="00B019E1" w:rsidRPr="00075C69" w:rsidRDefault="006552C8" w:rsidP="00075C69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6552C8">
        <w:rPr>
          <w:rFonts w:ascii="Times New Roman" w:hAnsi="Times New Roman"/>
          <w:sz w:val="28"/>
          <w:szCs w:val="28"/>
          <w:lang w:val="en-US"/>
        </w:rPr>
        <w:t xml:space="preserve">We shall notice that </w:t>
      </w:r>
      <w:r w:rsidR="00696366">
        <w:rPr>
          <w:rFonts w:ascii="Times New Roman" w:hAnsi="Times New Roman"/>
          <w:sz w:val="28"/>
          <w:szCs w:val="28"/>
          <w:lang w:val="en-US"/>
        </w:rPr>
        <w:t>factor</w:t>
      </w:r>
      <w:r w:rsidRPr="006552C8">
        <w:rPr>
          <w:rFonts w:ascii="Times New Roman" w:hAnsi="Times New Roman"/>
          <w:sz w:val="28"/>
          <w:szCs w:val="28"/>
          <w:lang w:val="en-US"/>
        </w:rPr>
        <w:t xml:space="preserve"> (4) </w:t>
      </w:r>
      <w:r>
        <w:rPr>
          <w:rFonts w:ascii="Times New Roman" w:hAnsi="Times New Roman"/>
          <w:sz w:val="28"/>
          <w:szCs w:val="28"/>
          <w:lang w:val="en-US"/>
        </w:rPr>
        <w:t>depends</w:t>
      </w:r>
      <w:r w:rsidRPr="006552C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on</w:t>
      </w:r>
      <w:r w:rsidRPr="006552C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6552C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and</w:t>
      </w:r>
      <w:r w:rsidRPr="006552C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</w:t>
      </w:r>
      <w:r w:rsidRPr="006552C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case</w:t>
      </w:r>
      <w:r w:rsidRPr="006552C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of</w:t>
      </w:r>
      <w:r w:rsidRPr="006552C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D17B8">
        <w:rPr>
          <w:rFonts w:ascii="Times New Roman" w:hAnsi="Times New Roman"/>
          <w:sz w:val="28"/>
          <w:szCs w:val="28"/>
          <w:lang w:val="en-US"/>
        </w:rPr>
        <w:t xml:space="preserve">a </w:t>
      </w:r>
      <w:r w:rsidR="00F56F1C">
        <w:rPr>
          <w:rFonts w:ascii="Times New Roman" w:hAnsi="Times New Roman"/>
          <w:sz w:val="28"/>
          <w:szCs w:val="28"/>
          <w:lang w:val="en-US"/>
        </w:rPr>
        <w:t>two color</w:t>
      </w:r>
      <w:r w:rsidRPr="006552C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pulse</w:t>
      </w:r>
      <w:r w:rsidRPr="006552C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is difficult to determine. However</w:t>
      </w:r>
      <w:r w:rsidRPr="00696366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in</w:t>
      </w:r>
      <w:r w:rsidR="00DD17B8">
        <w:rPr>
          <w:rFonts w:ascii="Times New Roman" w:hAnsi="Times New Roman"/>
          <w:sz w:val="28"/>
          <w:szCs w:val="28"/>
          <w:lang w:val="en-US"/>
        </w:rPr>
        <w:t xml:space="preserve"> a</w:t>
      </w:r>
      <w:r w:rsidRPr="0069636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56F1C">
        <w:rPr>
          <w:rFonts w:ascii="Times New Roman" w:hAnsi="Times New Roman"/>
          <w:sz w:val="28"/>
          <w:szCs w:val="28"/>
          <w:lang w:val="en-US"/>
        </w:rPr>
        <w:t>two color</w:t>
      </w:r>
      <w:r w:rsidRPr="00696366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pulse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6366">
        <w:rPr>
          <w:rFonts w:ascii="Times New Roman" w:hAnsi="Times New Roman"/>
          <w:sz w:val="28"/>
          <w:szCs w:val="28"/>
          <w:lang w:val="en-US"/>
        </w:rPr>
        <w:t>frequencies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 xml:space="preserve"> don</w:t>
      </w:r>
      <w:r w:rsidR="00696366">
        <w:rPr>
          <w:rFonts w:ascii="Times New Roman" w:hAnsi="Times New Roman"/>
          <w:sz w:val="28"/>
          <w:szCs w:val="28"/>
          <w:lang w:val="en-US"/>
        </w:rPr>
        <w:t>’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 xml:space="preserve">t show </w:t>
      </w:r>
      <w:r w:rsidR="00696366">
        <w:rPr>
          <w:rFonts w:ascii="Times New Roman" w:hAnsi="Times New Roman"/>
          <w:sz w:val="28"/>
          <w:szCs w:val="28"/>
          <w:lang w:val="en-US"/>
        </w:rPr>
        <w:t xml:space="preserve">bigger 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 xml:space="preserve">discrepancies </w:t>
      </w:r>
      <w:r w:rsidR="00DD17B8">
        <w:rPr>
          <w:rFonts w:ascii="Times New Roman" w:hAnsi="Times New Roman"/>
          <w:sz w:val="28"/>
          <w:szCs w:val="28"/>
          <w:lang w:val="en-US"/>
        </w:rPr>
        <w:t>than</w:t>
      </w:r>
      <w:r w:rsidR="00696366">
        <w:rPr>
          <w:rFonts w:ascii="Times New Roman" w:hAnsi="Times New Roman"/>
          <w:sz w:val="28"/>
          <w:szCs w:val="28"/>
          <w:lang w:val="en-US"/>
        </w:rPr>
        <w:t xml:space="preserve"> a factor of 2. That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6366">
        <w:rPr>
          <w:rFonts w:ascii="Times New Roman" w:hAnsi="Times New Roman"/>
          <w:sz w:val="28"/>
          <w:szCs w:val="28"/>
          <w:lang w:val="en-US"/>
        </w:rPr>
        <w:t>means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6366">
        <w:rPr>
          <w:rFonts w:ascii="Times New Roman" w:hAnsi="Times New Roman"/>
          <w:sz w:val="28"/>
          <w:szCs w:val="28"/>
          <w:lang w:val="en-US"/>
        </w:rPr>
        <w:t>for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6366">
        <w:rPr>
          <w:rFonts w:ascii="Times New Roman" w:hAnsi="Times New Roman"/>
          <w:sz w:val="28"/>
          <w:szCs w:val="28"/>
          <w:lang w:val="en-US"/>
        </w:rPr>
        <w:t>different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6366">
        <w:rPr>
          <w:rFonts w:ascii="Times New Roman" w:hAnsi="Times New Roman"/>
          <w:sz w:val="28"/>
          <w:szCs w:val="28"/>
          <w:lang w:val="en-US"/>
        </w:rPr>
        <w:t>ratios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6366">
        <w:rPr>
          <w:rFonts w:ascii="Times New Roman" w:hAnsi="Times New Roman"/>
          <w:sz w:val="28"/>
          <w:szCs w:val="28"/>
          <w:lang w:val="en-US"/>
        </w:rPr>
        <w:t>between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6366">
        <w:rPr>
          <w:rFonts w:ascii="Times New Roman" w:hAnsi="Times New Roman"/>
          <w:sz w:val="28"/>
          <w:szCs w:val="28"/>
          <w:lang w:val="en-US"/>
        </w:rPr>
        <w:t>wave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6366">
        <w:rPr>
          <w:rFonts w:ascii="Times New Roman" w:hAnsi="Times New Roman"/>
          <w:sz w:val="28"/>
          <w:szCs w:val="28"/>
          <w:lang w:val="en-US"/>
        </w:rPr>
        <w:t>amplitudes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 xml:space="preserve"> contained in </w:t>
      </w:r>
      <w:r w:rsidR="00DD17B8">
        <w:rPr>
          <w:rFonts w:ascii="Times New Roman" w:hAnsi="Times New Roman"/>
          <w:sz w:val="28"/>
          <w:szCs w:val="28"/>
          <w:lang w:val="en-US"/>
        </w:rPr>
        <w:t xml:space="preserve">a 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>dich</w:t>
      </w:r>
      <w:r w:rsidR="00DD17B8">
        <w:rPr>
          <w:rFonts w:ascii="Times New Roman" w:hAnsi="Times New Roman"/>
          <w:sz w:val="28"/>
          <w:szCs w:val="28"/>
          <w:lang w:val="en-US"/>
        </w:rPr>
        <w:t>r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 xml:space="preserve">omatic pulse, </w:t>
      </w:r>
      <w:r w:rsidR="00DD17B8">
        <w:rPr>
          <w:rFonts w:ascii="Times New Roman" w:hAnsi="Times New Roman"/>
          <w:sz w:val="28"/>
          <w:szCs w:val="28"/>
          <w:lang w:val="en-US"/>
        </w:rPr>
        <w:t xml:space="preserve">the </w:t>
      </w:r>
      <w:r w:rsidR="00696366" w:rsidRPr="00696366">
        <w:rPr>
          <w:rFonts w:ascii="Times New Roman" w:hAnsi="Times New Roman"/>
          <w:sz w:val="28"/>
          <w:szCs w:val="28"/>
          <w:lang w:val="en-US"/>
        </w:rPr>
        <w:t>coefficient can va</w:t>
      </w:r>
      <w:r w:rsidR="00696366">
        <w:rPr>
          <w:rFonts w:ascii="Times New Roman" w:hAnsi="Times New Roman"/>
          <w:sz w:val="28"/>
          <w:szCs w:val="28"/>
          <w:lang w:val="en-US"/>
        </w:rPr>
        <w:t>ry only by</w:t>
      </w:r>
      <w:r w:rsidR="00DD17B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A4A4F">
        <w:rPr>
          <w:rFonts w:ascii="Times New Roman" w:hAnsi="Times New Roman"/>
          <w:sz w:val="28"/>
          <w:szCs w:val="28"/>
          <w:lang w:val="en-US"/>
        </w:rPr>
        <w:t xml:space="preserve">amount </w:t>
      </w:r>
      <w:r w:rsidR="00DD17B8">
        <w:rPr>
          <w:rFonts w:ascii="Times New Roman" w:hAnsi="Times New Roman"/>
          <w:sz w:val="28"/>
          <w:szCs w:val="28"/>
          <w:lang w:val="en-US"/>
        </w:rPr>
        <w:t>in</w:t>
      </w:r>
      <w:r w:rsidR="00696366">
        <w:rPr>
          <w:rFonts w:ascii="Times New Roman" w:hAnsi="Times New Roman"/>
          <w:sz w:val="28"/>
          <w:szCs w:val="28"/>
          <w:lang w:val="en-US"/>
        </w:rPr>
        <w:t xml:space="preserve"> the order of unity</w:t>
      </w:r>
      <w:r w:rsidR="007F71AB">
        <w:rPr>
          <w:rFonts w:ascii="Times New Roman" w:hAnsi="Times New Roman"/>
          <w:sz w:val="28"/>
          <w:szCs w:val="28"/>
          <w:lang w:val="en-US"/>
        </w:rPr>
        <w:t>. However</w:t>
      </w:r>
      <w:r w:rsidR="007F71AB" w:rsidRPr="007F71AB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7F71AB">
        <w:rPr>
          <w:rFonts w:ascii="Times New Roman" w:hAnsi="Times New Roman"/>
          <w:sz w:val="28"/>
          <w:szCs w:val="28"/>
          <w:lang w:val="en-US"/>
        </w:rPr>
        <w:t xml:space="preserve">typically in </w:t>
      </w:r>
      <w:r w:rsidR="00F56F1C">
        <w:rPr>
          <w:rFonts w:ascii="Times New Roman" w:hAnsi="Times New Roman"/>
          <w:sz w:val="28"/>
          <w:szCs w:val="28"/>
          <w:lang w:val="en-US"/>
        </w:rPr>
        <w:t>two color</w:t>
      </w:r>
      <w:r w:rsidR="007F71AB">
        <w:rPr>
          <w:rFonts w:ascii="Times New Roman" w:hAnsi="Times New Roman"/>
          <w:sz w:val="28"/>
          <w:szCs w:val="28"/>
          <w:lang w:val="en-US"/>
        </w:rPr>
        <w:t xml:space="preserve"> pulses frequencies differ </w:t>
      </w:r>
      <w:r w:rsidR="00E1572C">
        <w:rPr>
          <w:rFonts w:ascii="Times New Roman" w:hAnsi="Times New Roman"/>
          <w:sz w:val="28"/>
          <w:szCs w:val="28"/>
          <w:lang w:val="en-US"/>
        </w:rPr>
        <w:t xml:space="preserve">not more than </w:t>
      </w:r>
      <w:r w:rsidR="007F71AB">
        <w:rPr>
          <w:rFonts w:ascii="Times New Roman" w:hAnsi="Times New Roman"/>
          <w:sz w:val="28"/>
          <w:szCs w:val="28"/>
          <w:lang w:val="en-US"/>
        </w:rPr>
        <w:t xml:space="preserve">of a </w:t>
      </w:r>
      <w:r w:rsidR="007F71AB" w:rsidRPr="007F71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F71AB">
        <w:rPr>
          <w:rFonts w:ascii="Times New Roman" w:hAnsi="Times New Roman"/>
          <w:sz w:val="28"/>
          <w:szCs w:val="28"/>
          <w:lang w:val="en-US"/>
        </w:rPr>
        <w:t>factor</w:t>
      </w:r>
      <w:r w:rsidR="007F71AB" w:rsidRPr="007F71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F71AB">
        <w:rPr>
          <w:rFonts w:ascii="Times New Roman" w:hAnsi="Times New Roman"/>
          <w:sz w:val="28"/>
          <w:szCs w:val="28"/>
          <w:lang w:val="en-US"/>
        </w:rPr>
        <w:t>of</w:t>
      </w:r>
      <w:r w:rsidR="007F71AB" w:rsidRPr="007F71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F71AB">
        <w:rPr>
          <w:rFonts w:ascii="Times New Roman" w:hAnsi="Times New Roman"/>
          <w:sz w:val="28"/>
          <w:szCs w:val="28"/>
          <w:lang w:val="en-US"/>
        </w:rPr>
        <w:t>two</w:t>
      </w:r>
      <w:r w:rsidR="00E1572C">
        <w:rPr>
          <w:rFonts w:ascii="Times New Roman" w:hAnsi="Times New Roman"/>
          <w:sz w:val="28"/>
          <w:szCs w:val="28"/>
          <w:lang w:val="en-US"/>
        </w:rPr>
        <w:t>.</w:t>
      </w:r>
      <w:r w:rsidR="00696366" w:rsidRPr="007F71A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75C69">
        <w:rPr>
          <w:rFonts w:ascii="Times New Roman" w:hAnsi="Times New Roman"/>
          <w:sz w:val="28"/>
          <w:szCs w:val="28"/>
          <w:lang w:val="en-US"/>
        </w:rPr>
        <w:t>Such</w:t>
      </w:r>
      <w:r w:rsidR="00075C69" w:rsidRPr="00075C6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75C69">
        <w:rPr>
          <w:rFonts w:ascii="Times New Roman" w:hAnsi="Times New Roman"/>
          <w:sz w:val="28"/>
          <w:szCs w:val="28"/>
          <w:lang w:val="en-US"/>
        </w:rPr>
        <w:t>details</w:t>
      </w:r>
      <w:r w:rsidR="00075C69" w:rsidRPr="00075C6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75C69">
        <w:rPr>
          <w:rFonts w:ascii="Times New Roman" w:hAnsi="Times New Roman"/>
          <w:sz w:val="28"/>
          <w:szCs w:val="28"/>
          <w:lang w:val="en-US"/>
        </w:rPr>
        <w:t>can</w:t>
      </w:r>
      <w:r w:rsidR="00075C69" w:rsidRPr="00075C6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75C69">
        <w:rPr>
          <w:rFonts w:ascii="Times New Roman" w:hAnsi="Times New Roman"/>
          <w:sz w:val="28"/>
          <w:szCs w:val="28"/>
          <w:lang w:val="en-US"/>
        </w:rPr>
        <w:t>be</w:t>
      </w:r>
      <w:r w:rsidR="00075C69" w:rsidRPr="00075C6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75C69">
        <w:rPr>
          <w:rFonts w:ascii="Times New Roman" w:hAnsi="Times New Roman"/>
          <w:sz w:val="28"/>
          <w:szCs w:val="28"/>
          <w:lang w:val="en-US"/>
        </w:rPr>
        <w:t>neglected</w:t>
      </w:r>
      <w:r w:rsidR="00075C69" w:rsidRPr="00075C6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75C69">
        <w:rPr>
          <w:rFonts w:ascii="Times New Roman" w:hAnsi="Times New Roman"/>
          <w:sz w:val="28"/>
          <w:szCs w:val="28"/>
          <w:lang w:val="en-US"/>
        </w:rPr>
        <w:t>considering</w:t>
      </w:r>
      <w:r w:rsidR="00075C69" w:rsidRPr="00075C6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75C69">
        <w:rPr>
          <w:rFonts w:ascii="Times New Roman" w:hAnsi="Times New Roman"/>
          <w:sz w:val="28"/>
          <w:szCs w:val="28"/>
          <w:lang w:val="en-US"/>
        </w:rPr>
        <w:t>the</w:t>
      </w:r>
      <w:r w:rsidR="00075C69" w:rsidRPr="00075C6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75C69">
        <w:rPr>
          <w:rFonts w:ascii="Times New Roman" w:hAnsi="Times New Roman"/>
          <w:sz w:val="28"/>
          <w:szCs w:val="28"/>
          <w:lang w:val="en-US"/>
        </w:rPr>
        <w:t>proximity of obtained formulas.</w:t>
      </w:r>
      <w:r w:rsidR="00075C69" w:rsidRPr="00075C69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076E6F4B" w14:textId="77777777" w:rsidR="00322A01" w:rsidRDefault="00322A01">
      <w:pPr>
        <w:rPr>
          <w:lang w:val="en-US"/>
        </w:rPr>
      </w:pPr>
    </w:p>
    <w:p w14:paraId="32B04BAA" w14:textId="77777777" w:rsidR="00D47F22" w:rsidRPr="00CB1A7D" w:rsidRDefault="00D47F22" w:rsidP="00D47F22">
      <w:pPr>
        <w:spacing w:line="240" w:lineRule="auto"/>
        <w:ind w:left="360" w:firstLine="348"/>
        <w:jc w:val="center"/>
        <w:outlineLvl w:val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Case</w:t>
      </w:r>
      <w:r w:rsidRPr="00CB1A7D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of</w:t>
      </w:r>
      <w:r w:rsidRPr="00CB1A7D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crystal</w:t>
      </w:r>
    </w:p>
    <w:p w14:paraId="3053942C" w14:textId="77777777" w:rsidR="00D47F22" w:rsidRPr="00CB1A7D" w:rsidRDefault="00DD17B8" w:rsidP="00D47F22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A8288D">
        <w:rPr>
          <w:rFonts w:ascii="Times New Roman" w:hAnsi="Times New Roman"/>
          <w:sz w:val="28"/>
          <w:szCs w:val="28"/>
          <w:lang w:val="en-US"/>
        </w:rPr>
        <w:t>References to</w:t>
      </w:r>
      <w:r w:rsidR="00EA5256"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A5256">
        <w:rPr>
          <w:rFonts w:ascii="Times New Roman" w:hAnsi="Times New Roman"/>
          <w:sz w:val="28"/>
          <w:szCs w:val="28"/>
          <w:lang w:val="en-US"/>
        </w:rPr>
        <w:t>elliptical</w:t>
      </w:r>
      <w:r w:rsidR="00EA5256"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</w:t>
      </w:r>
      <w:r w:rsidR="00EA5256">
        <w:rPr>
          <w:rFonts w:ascii="Times New Roman" w:hAnsi="Times New Roman"/>
          <w:sz w:val="28"/>
          <w:szCs w:val="28"/>
          <w:lang w:val="en-US"/>
        </w:rPr>
        <w:t>ntegrals</w:t>
      </w:r>
      <w:r w:rsidR="00D47F22" w:rsidRPr="00CB1A7D">
        <w:rPr>
          <w:rFonts w:ascii="Times New Roman" w:hAnsi="Times New Roman"/>
          <w:sz w:val="28"/>
          <w:szCs w:val="28"/>
          <w:lang w:val="en-US"/>
        </w:rPr>
        <w:t>.</w:t>
      </w:r>
    </w:p>
    <w:p w14:paraId="1168268B" w14:textId="77777777" w:rsidR="00D47F22" w:rsidRPr="00DD17B8" w:rsidRDefault="00D47F22" w:rsidP="00D47F22">
      <w:pPr>
        <w:spacing w:line="240" w:lineRule="auto"/>
        <w:ind w:left="360" w:firstLine="348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position w:val="-34"/>
          <w:sz w:val="28"/>
          <w:szCs w:val="28"/>
          <w:lang w:val="ru-RU" w:eastAsia="ru-RU"/>
        </w:rPr>
        <w:object w:dxaOrig="9036" w:dyaOrig="804" w14:anchorId="58CF4732">
          <v:shape id="_x0000_i1092" type="#_x0000_t75" style="width:451.5pt;height:40.5pt" o:ole="">
            <v:imagedata r:id="rId141" o:title=""/>
          </v:shape>
          <o:OLEObject Type="Embed" ProgID="Equation.DSMT4" ShapeID="_x0000_i1092" DrawAspect="Content" ObjectID="_1611678618" r:id="rId142"/>
        </w:object>
      </w:r>
      <w:r w:rsidRPr="00DD17B8">
        <w:rPr>
          <w:rFonts w:ascii="Times New Roman" w:hAnsi="Times New Roman"/>
          <w:sz w:val="28"/>
          <w:szCs w:val="28"/>
          <w:lang w:val="en-US"/>
        </w:rPr>
        <w:t xml:space="preserve">, </w:t>
      </w:r>
    </w:p>
    <w:p w14:paraId="639B4BB4" w14:textId="77777777" w:rsidR="00D47F22" w:rsidRPr="00DD17B8" w:rsidRDefault="00D47F22" w:rsidP="00D47F22">
      <w:pPr>
        <w:spacing w:line="240" w:lineRule="auto"/>
        <w:ind w:left="360" w:firstLine="348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position w:val="-38"/>
          <w:sz w:val="28"/>
          <w:szCs w:val="28"/>
          <w:lang w:val="ru-RU" w:eastAsia="ru-RU"/>
        </w:rPr>
        <w:object w:dxaOrig="7164" w:dyaOrig="876" w14:anchorId="22EB3F2E">
          <v:shape id="_x0000_i1093" type="#_x0000_t75" style="width:358.5pt;height:43.5pt" o:ole="">
            <v:imagedata r:id="rId143" o:title=""/>
          </v:shape>
          <o:OLEObject Type="Embed" ProgID="Equation.DSMT4" ShapeID="_x0000_i1093" DrawAspect="Content" ObjectID="_1611678619" r:id="rId144"/>
        </w:object>
      </w:r>
      <w:r w:rsidRPr="00DD17B8">
        <w:rPr>
          <w:rFonts w:ascii="Times New Roman" w:hAnsi="Times New Roman"/>
          <w:sz w:val="28"/>
          <w:szCs w:val="28"/>
          <w:lang w:val="en-US"/>
        </w:rPr>
        <w:t>.</w:t>
      </w:r>
    </w:p>
    <w:p w14:paraId="57B434D8" w14:textId="77777777" w:rsidR="00D47F22" w:rsidRPr="00DD17B8" w:rsidRDefault="00D47F22" w:rsidP="00D47F22">
      <w:pPr>
        <w:spacing w:line="240" w:lineRule="auto"/>
        <w:ind w:left="360" w:firstLine="348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position w:val="-30"/>
          <w:sz w:val="28"/>
          <w:szCs w:val="28"/>
          <w:lang w:val="ru-RU" w:eastAsia="ru-RU"/>
        </w:rPr>
        <w:object w:dxaOrig="2904" w:dyaOrig="720" w14:anchorId="35E37E69">
          <v:shape id="_x0000_i1094" type="#_x0000_t75" style="width:145.5pt;height:36pt" o:ole="">
            <v:imagedata r:id="rId145" o:title=""/>
          </v:shape>
          <o:OLEObject Type="Embed" ProgID="Equation.DSMT4" ShapeID="_x0000_i1094" DrawAspect="Content" ObjectID="_1611678620" r:id="rId146"/>
        </w:object>
      </w:r>
      <w:r w:rsidRPr="00DD17B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47F22">
        <w:rPr>
          <w:rFonts w:ascii="Times New Roman" w:hAnsi="Times New Roman"/>
          <w:sz w:val="28"/>
          <w:szCs w:val="28"/>
          <w:lang w:val="ru-RU"/>
        </w:rPr>
        <w:t>или</w:t>
      </w:r>
      <w:r w:rsidRPr="00DD17B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position w:val="-28"/>
          <w:sz w:val="28"/>
          <w:szCs w:val="28"/>
          <w:lang w:val="ru-RU" w:eastAsia="ru-RU"/>
        </w:rPr>
        <w:object w:dxaOrig="2664" w:dyaOrig="684" w14:anchorId="73754C8C">
          <v:shape id="_x0000_i1095" type="#_x0000_t75" style="width:133.5pt;height:34.5pt" o:ole="">
            <v:imagedata r:id="rId147" o:title=""/>
          </v:shape>
          <o:OLEObject Type="Embed" ProgID="Equation.DSMT4" ShapeID="_x0000_i1095" DrawAspect="Content" ObjectID="_1611678621" r:id="rId148"/>
        </w:object>
      </w:r>
    </w:p>
    <w:p w14:paraId="375C375C" w14:textId="77777777" w:rsidR="00D47F22" w:rsidRPr="00EA5256" w:rsidRDefault="00EA5256" w:rsidP="00D47F22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Through Legendre formula</w:t>
      </w:r>
    </w:p>
    <w:p w14:paraId="67C485AF" w14:textId="77777777" w:rsidR="00D47F22" w:rsidRDefault="00D47F22" w:rsidP="00D47F22">
      <w:pPr>
        <w:spacing w:line="240" w:lineRule="auto"/>
        <w:ind w:left="360" w:firstLine="348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24"/>
          <w:sz w:val="28"/>
          <w:szCs w:val="28"/>
          <w:lang w:val="ru-RU" w:eastAsia="ru-RU"/>
        </w:rPr>
        <w:object w:dxaOrig="5664" w:dyaOrig="624" w14:anchorId="76067EDB">
          <v:shape id="_x0000_i1096" type="#_x0000_t75" style="width:283.5pt;height:31.5pt" o:ole="">
            <v:imagedata r:id="rId149" o:title=""/>
          </v:shape>
          <o:OLEObject Type="Embed" ProgID="Equation.DSMT4" ShapeID="_x0000_i1096" DrawAspect="Content" ObjectID="_1611678622" r:id="rId150"/>
        </w:object>
      </w:r>
    </w:p>
    <w:p w14:paraId="79496C6D" w14:textId="77777777" w:rsidR="00D47F22" w:rsidRPr="00EA5256" w:rsidRDefault="00EA5256" w:rsidP="00D47F22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We get</w:t>
      </w:r>
      <w:r w:rsidR="00D47F22" w:rsidRPr="00EA525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47F22">
        <w:rPr>
          <w:rFonts w:ascii="Times New Roman" w:eastAsia="Calibri" w:hAnsi="Times New Roman" w:cs="Times New Roman"/>
          <w:position w:val="-28"/>
          <w:sz w:val="28"/>
          <w:szCs w:val="28"/>
          <w:lang w:val="ru-RU" w:eastAsia="ru-RU"/>
        </w:rPr>
        <w:object w:dxaOrig="3036" w:dyaOrig="696" w14:anchorId="723D9C41">
          <v:shape id="_x0000_i1097" type="#_x0000_t75" style="width:152.25pt;height:34.5pt" o:ole="">
            <v:imagedata r:id="rId151" o:title=""/>
          </v:shape>
          <o:OLEObject Type="Embed" ProgID="Equation.DSMT4" ShapeID="_x0000_i1097" DrawAspect="Content" ObjectID="_1611678623" r:id="rId152"/>
        </w:object>
      </w:r>
    </w:p>
    <w:p w14:paraId="10D19A58" w14:textId="77777777" w:rsidR="00D47F22" w:rsidRPr="00A8288D" w:rsidRDefault="00D47F22" w:rsidP="00D47F22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position w:val="-10"/>
          <w:sz w:val="28"/>
          <w:szCs w:val="28"/>
          <w:lang w:val="ru-RU" w:eastAsia="ru-RU"/>
        </w:rPr>
        <w:object w:dxaOrig="564" w:dyaOrig="324" w14:anchorId="40A05DD4">
          <v:shape id="_x0000_i1098" type="#_x0000_t75" style="width:28.5pt;height:16.5pt" o:ole="">
            <v:imagedata r:id="rId153" o:title=""/>
          </v:shape>
          <o:OLEObject Type="Embed" ProgID="Equation.DSMT4" ShapeID="_x0000_i1098" DrawAspect="Content" ObjectID="_1611678624" r:id="rId154"/>
        </w:object>
      </w:r>
      <w:r w:rsidRPr="00EA525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A5256">
        <w:rPr>
          <w:rFonts w:ascii="Times New Roman" w:hAnsi="Times New Roman"/>
          <w:sz w:val="28"/>
          <w:szCs w:val="28"/>
          <w:lang w:val="en-US"/>
        </w:rPr>
        <w:t>can be calculated as follows</w:t>
      </w:r>
      <w:r w:rsidRPr="00EA5256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DB5B3F">
        <w:rPr>
          <w:rFonts w:ascii="Times New Roman" w:hAnsi="Times New Roman"/>
          <w:sz w:val="28"/>
          <w:szCs w:val="28"/>
          <w:lang w:val="en-US"/>
        </w:rPr>
        <w:t>Let’s consider the sequences</w:t>
      </w:r>
      <w:r w:rsidRPr="00DB5B3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position w:val="-24"/>
          <w:sz w:val="28"/>
          <w:szCs w:val="28"/>
          <w:lang w:val="ru-RU" w:eastAsia="ru-RU"/>
        </w:rPr>
        <w:object w:dxaOrig="1344" w:dyaOrig="624" w14:anchorId="633C5D5D">
          <v:shape id="_x0000_i1099" type="#_x0000_t75" style="width:67.5pt;height:31.5pt" o:ole="">
            <v:imagedata r:id="rId155" o:title=""/>
          </v:shape>
          <o:OLEObject Type="Embed" ProgID="Equation.DSMT4" ShapeID="_x0000_i1099" DrawAspect="Content" ObjectID="_1611678625" r:id="rId156"/>
        </w:object>
      </w:r>
      <w:r w:rsidRPr="00DB5B3F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eastAsia="Calibri" w:hAnsi="Times New Roman" w:cs="Times New Roman"/>
          <w:position w:val="-14"/>
          <w:sz w:val="28"/>
          <w:szCs w:val="28"/>
          <w:lang w:val="ru-RU" w:eastAsia="ru-RU"/>
        </w:rPr>
        <w:object w:dxaOrig="1236" w:dyaOrig="420" w14:anchorId="1DD6A057">
          <v:shape id="_x0000_i1100" type="#_x0000_t75" style="width:61.5pt;height:21pt" o:ole="">
            <v:imagedata r:id="rId157" o:title=""/>
          </v:shape>
          <o:OLEObject Type="Embed" ProgID="Equation.DSMT4" ShapeID="_x0000_i1100" DrawAspect="Content" ObjectID="_1611678626" r:id="rId158"/>
        </w:object>
      </w:r>
      <w:r w:rsidRPr="00DB5B3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B5B3F">
        <w:rPr>
          <w:rFonts w:ascii="Times New Roman" w:hAnsi="Times New Roman"/>
          <w:sz w:val="28"/>
          <w:szCs w:val="28"/>
          <w:lang w:val="en-US"/>
        </w:rPr>
        <w:t>for</w:t>
      </w:r>
      <w:r w:rsidR="00DB5B3F" w:rsidRPr="00DB5B3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B5B3F">
        <w:rPr>
          <w:rFonts w:ascii="Times New Roman" w:hAnsi="Times New Roman"/>
          <w:sz w:val="28"/>
          <w:szCs w:val="28"/>
          <w:lang w:val="en-US"/>
        </w:rPr>
        <w:t>starting</w:t>
      </w:r>
      <w:r w:rsidR="00DB5B3F" w:rsidRPr="00DB5B3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B5B3F">
        <w:rPr>
          <w:rFonts w:ascii="Times New Roman" w:hAnsi="Times New Roman"/>
          <w:sz w:val="28"/>
          <w:szCs w:val="28"/>
          <w:lang w:val="en-US"/>
        </w:rPr>
        <w:t>values</w:t>
      </w:r>
      <w:r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660" w:dyaOrig="360" w14:anchorId="4DD1DE21">
          <v:shape id="_x0000_i1101" type="#_x0000_t75" style="width:33pt;height:18pt" o:ole="">
            <v:imagedata r:id="rId159" o:title=""/>
          </v:shape>
          <o:OLEObject Type="Embed" ProgID="Equation.DSMT4" ShapeID="_x0000_i1101" DrawAspect="Content" ObjectID="_1611678627" r:id="rId160"/>
        </w:object>
      </w:r>
      <w:r w:rsidRPr="00DB5B3F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1200" w:dyaOrig="444" w14:anchorId="07437E7E">
          <v:shape id="_x0000_i1102" type="#_x0000_t75" style="width:60pt;height:22.5pt" o:ole="">
            <v:imagedata r:id="rId161" o:title=""/>
          </v:shape>
          <o:OLEObject Type="Embed" ProgID="Equation.DSMT4" ShapeID="_x0000_i1102" DrawAspect="Content" ObjectID="_1611678628" r:id="rId162"/>
        </w:object>
      </w:r>
      <w:r w:rsidRPr="00DB5B3F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8429A7">
        <w:rPr>
          <w:rFonts w:ascii="Times New Roman" w:hAnsi="Times New Roman"/>
          <w:sz w:val="28"/>
          <w:szCs w:val="28"/>
          <w:lang w:val="cs-CZ"/>
        </w:rPr>
        <w:t>Then for such</w:t>
      </w:r>
      <w:r w:rsidRPr="00A8288D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A8288D">
        <w:rPr>
          <w:rFonts w:ascii="Times New Roman" w:hAnsi="Times New Roman"/>
          <w:i/>
          <w:sz w:val="28"/>
          <w:szCs w:val="28"/>
          <w:lang w:val="en-US"/>
        </w:rPr>
        <w:t>n</w:t>
      </w:r>
      <w:r w:rsidRPr="00A8288D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DB5B3F">
        <w:rPr>
          <w:rFonts w:ascii="Times New Roman" w:hAnsi="Times New Roman"/>
          <w:sz w:val="28"/>
          <w:szCs w:val="28"/>
          <w:lang w:val="en-US"/>
        </w:rPr>
        <w:t>when</w:t>
      </w:r>
      <w:r w:rsidRPr="00A8288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696" w:dyaOrig="360" w14:anchorId="43586DD5">
          <v:shape id="_x0000_i1103" type="#_x0000_t75" style="width:34.5pt;height:18pt" o:ole="">
            <v:imagedata r:id="rId163" o:title=""/>
          </v:shape>
          <o:OLEObject Type="Embed" ProgID="Equation.DSMT4" ShapeID="_x0000_i1103" DrawAspect="Content" ObjectID="_1611678629" r:id="rId164"/>
        </w:object>
      </w:r>
      <w:r w:rsidRPr="00A8288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B5B3F">
        <w:rPr>
          <w:rFonts w:ascii="Times New Roman" w:hAnsi="Times New Roman"/>
          <w:sz w:val="28"/>
          <w:szCs w:val="28"/>
          <w:lang w:val="en-US"/>
        </w:rPr>
        <w:t>we</w:t>
      </w:r>
      <w:r w:rsidR="00DB5B3F" w:rsidRPr="00A8288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B5B3F">
        <w:rPr>
          <w:rFonts w:ascii="Times New Roman" w:hAnsi="Times New Roman"/>
          <w:sz w:val="28"/>
          <w:szCs w:val="28"/>
          <w:lang w:val="en-US"/>
        </w:rPr>
        <w:t>have</w:t>
      </w:r>
      <w:r w:rsidRPr="00A8288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position w:val="-30"/>
          <w:sz w:val="28"/>
          <w:szCs w:val="28"/>
          <w:lang w:val="ru-RU" w:eastAsia="ru-RU"/>
        </w:rPr>
        <w:object w:dxaOrig="1176" w:dyaOrig="684" w14:anchorId="327A57DA">
          <v:shape id="_x0000_i1104" type="#_x0000_t75" style="width:58.5pt;height:34.5pt" o:ole="">
            <v:imagedata r:id="rId165" o:title=""/>
          </v:shape>
          <o:OLEObject Type="Embed" ProgID="Equation.DSMT4" ShapeID="_x0000_i1104" DrawAspect="Content" ObjectID="_1611678630" r:id="rId166"/>
        </w:object>
      </w:r>
      <w:r w:rsidRPr="00A8288D">
        <w:rPr>
          <w:rFonts w:ascii="Times New Roman" w:hAnsi="Times New Roman"/>
          <w:sz w:val="28"/>
          <w:szCs w:val="28"/>
          <w:lang w:val="en-US"/>
        </w:rPr>
        <w:t>.</w:t>
      </w:r>
    </w:p>
    <w:p w14:paraId="541AE87A" w14:textId="77777777" w:rsidR="00D47F22" w:rsidRPr="00A8288D" w:rsidRDefault="00D47F22" w:rsidP="00D47F22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</w:p>
    <w:p w14:paraId="2755673D" w14:textId="77777777" w:rsidR="00D47F22" w:rsidRPr="00A8288D" w:rsidRDefault="00DD17B8" w:rsidP="00D47F22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A8288D">
        <w:rPr>
          <w:rFonts w:ascii="Times New Roman" w:hAnsi="Times New Roman"/>
          <w:sz w:val="28"/>
          <w:szCs w:val="28"/>
          <w:lang w:val="en-US"/>
        </w:rPr>
        <w:tab/>
      </w:r>
      <w:r w:rsidRPr="00DD17B8">
        <w:rPr>
          <w:rFonts w:ascii="Times New Roman" w:hAnsi="Times New Roman"/>
          <w:sz w:val="28"/>
          <w:szCs w:val="28"/>
          <w:lang w:val="en-US"/>
        </w:rPr>
        <w:t>In</w:t>
      </w:r>
      <w:r w:rsidR="00D47F22" w:rsidRPr="00DD17B8">
        <w:rPr>
          <w:rFonts w:ascii="Times New Roman" w:hAnsi="Times New Roman"/>
          <w:sz w:val="28"/>
          <w:szCs w:val="28"/>
          <w:lang w:val="en-US"/>
        </w:rPr>
        <w:t xml:space="preserve"> [1] </w:t>
      </w:r>
      <w:r w:rsidRPr="00DD17B8">
        <w:rPr>
          <w:rFonts w:ascii="Times New Roman" w:hAnsi="Times New Roman"/>
          <w:sz w:val="28"/>
          <w:szCs w:val="28"/>
          <w:lang w:val="en-US"/>
        </w:rPr>
        <w:t xml:space="preserve">semiconductor (crystal) deviates from the case of atom discussed above by </w:t>
      </w:r>
      <w:r>
        <w:rPr>
          <w:rFonts w:ascii="Times New Roman" w:hAnsi="Times New Roman"/>
          <w:sz w:val="28"/>
          <w:szCs w:val="28"/>
          <w:lang w:val="en-US"/>
        </w:rPr>
        <w:t>relation</w:t>
      </w:r>
      <w:r w:rsidRPr="00DD17B8">
        <w:rPr>
          <w:rFonts w:ascii="Times New Roman" w:hAnsi="Times New Roman"/>
          <w:sz w:val="28"/>
          <w:szCs w:val="28"/>
          <w:lang w:val="en-US"/>
        </w:rPr>
        <w:t xml:space="preserve"> between impulse and energy. </w:t>
      </w:r>
      <w:r w:rsidRPr="00A8288D">
        <w:rPr>
          <w:rFonts w:ascii="Times New Roman" w:hAnsi="Times New Roman"/>
          <w:sz w:val="28"/>
          <w:szCs w:val="28"/>
          <w:lang w:val="en-US"/>
        </w:rPr>
        <w:t>For crystals this relation is:</w:t>
      </w:r>
    </w:p>
    <w:p w14:paraId="12665D9D" w14:textId="77777777" w:rsidR="00D47F22" w:rsidRPr="00A8288D" w:rsidRDefault="00D47F22" w:rsidP="00D47F22">
      <w:pPr>
        <w:spacing w:line="240" w:lineRule="auto"/>
        <w:ind w:left="360"/>
        <w:jc w:val="right"/>
        <w:outlineLvl w:val="0"/>
        <w:rPr>
          <w:rFonts w:ascii="Times New Roman" w:hAnsi="Times New Roman"/>
          <w:sz w:val="28"/>
          <w:szCs w:val="20"/>
          <w:lang w:val="en-US"/>
        </w:rPr>
      </w:pPr>
      <w:r>
        <w:rPr>
          <w:rFonts w:ascii="Calibri" w:eastAsia="Calibri" w:hAnsi="Calibri" w:cs="Times New Roman"/>
          <w:position w:val="-16"/>
          <w:sz w:val="28"/>
          <w:szCs w:val="20"/>
          <w:lang w:val="ru-RU" w:eastAsia="ru-RU"/>
        </w:rPr>
        <w:object w:dxaOrig="2616" w:dyaOrig="480" w14:anchorId="1A890703">
          <v:shape id="_x0000_i1105" type="#_x0000_t75" style="width:130.5pt;height:24pt" o:ole="">
            <v:imagedata r:id="rId167" o:title=""/>
          </v:shape>
          <o:OLEObject Type="Embed" ProgID="Equation.DSMT4" ShapeID="_x0000_i1105" DrawAspect="Content" ObjectID="_1611678631" r:id="rId168"/>
        </w:object>
      </w:r>
      <w:r w:rsidRPr="00A8288D">
        <w:rPr>
          <w:sz w:val="28"/>
          <w:lang w:val="en-US"/>
        </w:rPr>
        <w:t xml:space="preserve">                                                    </w:t>
      </w:r>
      <w:r w:rsidRPr="00A8288D">
        <w:rPr>
          <w:rFonts w:ascii="Times New Roman" w:hAnsi="Times New Roman"/>
          <w:sz w:val="28"/>
          <w:lang w:val="en-US"/>
        </w:rPr>
        <w:t>(6)</w:t>
      </w:r>
    </w:p>
    <w:p w14:paraId="7C220A53" w14:textId="77777777" w:rsidR="00D47F22" w:rsidRPr="00A8288D" w:rsidRDefault="00C57C01" w:rsidP="00D47F22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In</w:t>
      </w:r>
      <w:r w:rsidRPr="00A8288D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the</w:t>
      </w:r>
      <w:r w:rsidRPr="00A8288D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case</w:t>
      </w:r>
      <w:r w:rsidRPr="00A8288D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of</w:t>
      </w:r>
      <w:r w:rsidRPr="00A8288D">
        <w:rPr>
          <w:rFonts w:ascii="Times New Roman" w:hAnsi="Times New Roman"/>
          <w:sz w:val="28"/>
          <w:lang w:val="en-US"/>
        </w:rPr>
        <w:t xml:space="preserve"> </w:t>
      </w:r>
      <w:commentRangeStart w:id="13"/>
      <w:r>
        <w:rPr>
          <w:rFonts w:ascii="Times New Roman" w:hAnsi="Times New Roman"/>
          <w:sz w:val="28"/>
          <w:lang w:val="en-US"/>
        </w:rPr>
        <w:t>small</w:t>
      </w:r>
      <w:r w:rsidRPr="00A8288D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pulse</w:t>
      </w:r>
      <w:ins w:id="14" w:author="Thibault Derrien" w:date="2019-02-14T18:35:00Z">
        <w:r w:rsidR="00377EF3">
          <w:rPr>
            <w:rFonts w:ascii="Times New Roman" w:hAnsi="Times New Roman"/>
            <w:sz w:val="28"/>
            <w:lang w:val="en-US"/>
          </w:rPr>
          <w:t xml:space="preserve"> amplitude</w:t>
        </w:r>
        <w:commentRangeEnd w:id="13"/>
        <w:r w:rsidR="00377EF3">
          <w:rPr>
            <w:rStyle w:val="CommentReference"/>
          </w:rPr>
          <w:commentReference w:id="13"/>
        </w:r>
      </w:ins>
      <w:del w:id="15" w:author="Thibault Derrien" w:date="2019-02-14T18:35:00Z">
        <w:r w:rsidDel="00377EF3">
          <w:rPr>
            <w:rFonts w:ascii="Times New Roman" w:hAnsi="Times New Roman"/>
            <w:sz w:val="28"/>
            <w:lang w:val="en-US"/>
          </w:rPr>
          <w:delText>s</w:delText>
        </w:r>
      </w:del>
      <w:r w:rsidRPr="00A8288D">
        <w:rPr>
          <w:rFonts w:ascii="Times New Roman" w:hAnsi="Times New Roman"/>
          <w:sz w:val="28"/>
          <w:lang w:val="en-US"/>
        </w:rPr>
        <w:t xml:space="preserve">, </w:t>
      </w:r>
      <w:r>
        <w:rPr>
          <w:rFonts w:ascii="Times New Roman" w:hAnsi="Times New Roman"/>
          <w:sz w:val="28"/>
          <w:lang w:val="en-US"/>
        </w:rPr>
        <w:t>we</w:t>
      </w:r>
      <w:r w:rsidRPr="00A8288D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have</w:t>
      </w:r>
    </w:p>
    <w:p w14:paraId="40F31E7E" w14:textId="77777777" w:rsidR="00D47F22" w:rsidRPr="00CB1A7D" w:rsidRDefault="00D47F22" w:rsidP="00D47F22">
      <w:pPr>
        <w:spacing w:line="240" w:lineRule="auto"/>
        <w:ind w:left="360"/>
        <w:jc w:val="right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Calibri" w:eastAsia="Calibri" w:hAnsi="Calibri" w:cs="Times New Roman"/>
          <w:position w:val="-14"/>
          <w:sz w:val="28"/>
          <w:szCs w:val="20"/>
          <w:lang w:val="ru-RU" w:eastAsia="ru-RU"/>
        </w:rPr>
        <w:object w:dxaOrig="3624" w:dyaOrig="396" w14:anchorId="15DEB624">
          <v:shape id="_x0000_i1106" type="#_x0000_t75" style="width:181.5pt;height:19.5pt" o:ole="">
            <v:imagedata r:id="rId169" o:title=""/>
          </v:shape>
          <o:OLEObject Type="Embed" ProgID="Equation.DSMT4" ShapeID="_x0000_i1106" DrawAspect="Content" ObjectID="_1611678632" r:id="rId170"/>
        </w:object>
      </w:r>
      <w:r w:rsidRPr="00CB1A7D">
        <w:rPr>
          <w:sz w:val="28"/>
          <w:lang w:val="en-US"/>
        </w:rPr>
        <w:t xml:space="preserve">                                             </w:t>
      </w:r>
      <w:r w:rsidRPr="00CB1A7D">
        <w:rPr>
          <w:rFonts w:ascii="Times New Roman" w:hAnsi="Times New Roman"/>
          <w:sz w:val="28"/>
          <w:lang w:val="en-US"/>
        </w:rPr>
        <w:t>(7)</w:t>
      </w:r>
    </w:p>
    <w:p w14:paraId="49E5A9DB" w14:textId="77777777" w:rsidR="00D47F22" w:rsidRPr="00AB35B3" w:rsidRDefault="00C57C01" w:rsidP="00D47F22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Moreover</w:t>
      </w:r>
      <w:r w:rsidR="00D47F22" w:rsidRPr="00C57C01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electron</w:t>
      </w:r>
      <w:r w:rsidR="00DD17B8">
        <w:rPr>
          <w:rFonts w:ascii="Times New Roman" w:hAnsi="Times New Roman"/>
          <w:sz w:val="28"/>
          <w:szCs w:val="28"/>
          <w:lang w:val="en-US"/>
        </w:rPr>
        <w:t>s</w:t>
      </w:r>
      <w:r w:rsidRPr="00C57C0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D17B8">
        <w:rPr>
          <w:rFonts w:ascii="Times New Roman" w:hAnsi="Times New Roman"/>
          <w:sz w:val="28"/>
          <w:szCs w:val="28"/>
          <w:lang w:val="en-US"/>
        </w:rPr>
        <w:t>interact</w:t>
      </w:r>
      <w:r w:rsidRPr="00C57C0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with</w:t>
      </w:r>
      <w:r w:rsidRPr="00C57C0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D17B8">
        <w:rPr>
          <w:rFonts w:ascii="Times New Roman" w:hAnsi="Times New Roman"/>
          <w:sz w:val="28"/>
          <w:szCs w:val="28"/>
          <w:lang w:val="en-US"/>
        </w:rPr>
        <w:t>the</w:t>
      </w:r>
      <w:r w:rsidRPr="00C57C01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lattice</w:t>
      </w:r>
      <w:r w:rsidRPr="00C57C01"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with many atoms</w:t>
      </w:r>
      <w:r w:rsidRPr="00C57C01">
        <w:rPr>
          <w:rFonts w:ascii="Times New Roman" w:hAnsi="Times New Roman"/>
          <w:sz w:val="28"/>
          <w:szCs w:val="28"/>
          <w:lang w:val="en-US"/>
        </w:rPr>
        <w:t>)</w:t>
      </w:r>
      <w:r w:rsidR="00D47F22" w:rsidRPr="00C57C0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86B7D">
        <w:rPr>
          <w:rFonts w:ascii="Times New Roman" w:hAnsi="Times New Roman"/>
          <w:sz w:val="28"/>
          <w:szCs w:val="28"/>
          <w:lang w:val="en-US"/>
        </w:rPr>
        <w:t>in</w:t>
      </w:r>
      <w:r w:rsidR="00C86B7D" w:rsidRPr="00C57C0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86B7D">
        <w:rPr>
          <w:rFonts w:ascii="Times New Roman" w:hAnsi="Times New Roman"/>
          <w:sz w:val="28"/>
          <w:szCs w:val="28"/>
          <w:lang w:val="en-US"/>
        </w:rPr>
        <w:t>a crystal.</w:t>
      </w:r>
      <w:r w:rsidR="00C86B7D" w:rsidRPr="00C57C0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D616B">
        <w:rPr>
          <w:rFonts w:ascii="Times New Roman" w:hAnsi="Times New Roman"/>
          <w:sz w:val="28"/>
          <w:szCs w:val="28"/>
          <w:lang w:val="en-US"/>
        </w:rPr>
        <w:t>Therefore</w:t>
      </w:r>
      <w:r w:rsidR="009D616B" w:rsidRPr="009D616B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9D616B">
        <w:rPr>
          <w:rFonts w:ascii="Times New Roman" w:hAnsi="Times New Roman"/>
          <w:sz w:val="28"/>
          <w:szCs w:val="28"/>
          <w:lang w:val="en-US"/>
        </w:rPr>
        <w:t>unlike</w:t>
      </w:r>
      <w:r w:rsidR="00DD17B8">
        <w:rPr>
          <w:rFonts w:ascii="Times New Roman" w:hAnsi="Times New Roman"/>
          <w:sz w:val="28"/>
          <w:szCs w:val="28"/>
          <w:lang w:val="en-US"/>
        </w:rPr>
        <w:t xml:space="preserve"> in</w:t>
      </w:r>
      <w:r w:rsidR="009D616B" w:rsidRPr="009D616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D616B">
        <w:rPr>
          <w:rFonts w:ascii="Times New Roman" w:hAnsi="Times New Roman"/>
          <w:sz w:val="28"/>
          <w:szCs w:val="28"/>
          <w:lang w:val="en-US"/>
        </w:rPr>
        <w:t>the</w:t>
      </w:r>
      <w:r w:rsidR="009D616B" w:rsidRPr="009D616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D616B">
        <w:rPr>
          <w:rFonts w:ascii="Times New Roman" w:hAnsi="Times New Roman"/>
          <w:sz w:val="28"/>
          <w:szCs w:val="28"/>
          <w:lang w:val="en-US"/>
        </w:rPr>
        <w:t>case</w:t>
      </w:r>
      <w:r w:rsidR="009D616B" w:rsidRPr="009D616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D616B">
        <w:rPr>
          <w:rFonts w:ascii="Times New Roman" w:hAnsi="Times New Roman"/>
          <w:sz w:val="28"/>
          <w:szCs w:val="28"/>
          <w:lang w:val="en-US"/>
        </w:rPr>
        <w:t>of</w:t>
      </w:r>
      <w:r w:rsidR="009D616B" w:rsidRPr="009D616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D616B">
        <w:rPr>
          <w:rFonts w:ascii="Times New Roman" w:hAnsi="Times New Roman"/>
          <w:sz w:val="28"/>
          <w:szCs w:val="28"/>
          <w:lang w:val="en-US"/>
        </w:rPr>
        <w:t>atom</w:t>
      </w:r>
      <w:r w:rsidR="009D616B" w:rsidRPr="009D616B">
        <w:rPr>
          <w:rFonts w:ascii="Times New Roman" w:hAnsi="Times New Roman"/>
          <w:sz w:val="28"/>
          <w:szCs w:val="28"/>
          <w:lang w:val="en-US"/>
        </w:rPr>
        <w:t>,</w:t>
      </w:r>
      <w:r w:rsidR="00FC7FA9">
        <w:rPr>
          <w:rFonts w:ascii="Times New Roman" w:hAnsi="Times New Roman"/>
          <w:sz w:val="28"/>
          <w:szCs w:val="28"/>
          <w:lang w:val="en-US"/>
        </w:rPr>
        <w:t xml:space="preserve"> ionization probability </w:t>
      </w:r>
      <w:r w:rsidR="00FC7FA9"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336" w:dyaOrig="360" w14:anchorId="1BFE3176">
          <v:shape id="_x0000_i1107" type="#_x0000_t75" style="width:16.5pt;height:18pt" o:ole="">
            <v:imagedata r:id="rId171" o:title=""/>
          </v:shape>
          <o:OLEObject Type="Embed" ProgID="Equation.DSMT4" ShapeID="_x0000_i1107" DrawAspect="Content" ObjectID="_1611678633" r:id="rId172"/>
        </w:object>
      </w:r>
      <w:r w:rsidR="00FC7FA9" w:rsidRPr="009D616B">
        <w:rPr>
          <w:rFonts w:ascii="Times New Roman" w:hAnsi="Times New Roman"/>
          <w:sz w:val="28"/>
          <w:szCs w:val="28"/>
          <w:lang w:val="en-US"/>
        </w:rPr>
        <w:t xml:space="preserve"> </w:t>
      </w:r>
      <w:commentRangeStart w:id="16"/>
      <w:r w:rsidR="00FC7FA9">
        <w:rPr>
          <w:rFonts w:ascii="Times New Roman" w:eastAsia="Calibri" w:hAnsi="Times New Roman" w:cs="Times New Roman"/>
          <w:position w:val="-6"/>
          <w:sz w:val="28"/>
          <w:szCs w:val="28"/>
          <w:lang w:val="ru-RU" w:eastAsia="ru-RU"/>
        </w:rPr>
        <w:object w:dxaOrig="744" w:dyaOrig="324" w14:anchorId="01BC400E">
          <v:shape id="_x0000_i1108" type="#_x0000_t75" style="width:37.5pt;height:16.5pt" o:ole="">
            <v:imagedata r:id="rId173" o:title=""/>
          </v:shape>
          <o:OLEObject Type="Embed" ProgID="Equation.DSMT4" ShapeID="_x0000_i1108" DrawAspect="Content" ObjectID="_1611678634" r:id="rId174"/>
        </w:object>
      </w:r>
      <w:commentRangeEnd w:id="16"/>
      <w:r w:rsidR="00377EF3">
        <w:rPr>
          <w:rStyle w:val="CommentReference"/>
        </w:rPr>
        <w:commentReference w:id="16"/>
      </w:r>
      <w:r w:rsidR="00FC7FA9">
        <w:rPr>
          <w:rFonts w:ascii="Times New Roman" w:hAnsi="Times New Roman"/>
          <w:sz w:val="28"/>
          <w:szCs w:val="28"/>
          <w:lang w:val="en-US"/>
        </w:rPr>
        <w:t>per</w:t>
      </w:r>
      <w:r w:rsidR="009D616B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volume unit</w:t>
      </w:r>
      <w:r w:rsidR="00DD17B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FC7FA9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rises in crystal</w:t>
      </w:r>
      <w:r w:rsidR="00DD17B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="009D616B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.</w:t>
      </w:r>
      <w:r w:rsidR="009D616B" w:rsidRPr="009D616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55243">
        <w:rPr>
          <w:rFonts w:ascii="Times New Roman" w:hAnsi="Times New Roman"/>
          <w:sz w:val="28"/>
          <w:szCs w:val="28"/>
          <w:lang w:val="en-US"/>
        </w:rPr>
        <w:t>Qualitatively</w:t>
      </w:r>
      <w:r w:rsidR="00C55243" w:rsidRPr="00C5524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DD17B8">
        <w:rPr>
          <w:rFonts w:ascii="Times New Roman" w:hAnsi="Times New Roman"/>
          <w:sz w:val="28"/>
          <w:szCs w:val="28"/>
          <w:lang w:val="en-US"/>
        </w:rPr>
        <w:t>dependency</w:t>
      </w:r>
      <w:r w:rsidR="00C55243" w:rsidRPr="00C5524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55243">
        <w:rPr>
          <w:rFonts w:ascii="Times New Roman" w:hAnsi="Times New Roman"/>
          <w:sz w:val="28"/>
          <w:szCs w:val="28"/>
          <w:lang w:val="en-US"/>
        </w:rPr>
        <w:t>of</w:t>
      </w:r>
      <w:r w:rsidR="00C55243" w:rsidRPr="00C5524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55243"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336" w:dyaOrig="360" w14:anchorId="2DF217CD">
          <v:shape id="_x0000_i1109" type="#_x0000_t75" style="width:16.5pt;height:18pt" o:ole="">
            <v:imagedata r:id="rId175" o:title=""/>
          </v:shape>
          <o:OLEObject Type="Embed" ProgID="Equation.DSMT4" ShapeID="_x0000_i1109" DrawAspect="Content" ObjectID="_1611678635" r:id="rId176"/>
        </w:object>
      </w:r>
      <w:r w:rsidR="00C55243" w:rsidRPr="00C5524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55243">
        <w:rPr>
          <w:rFonts w:ascii="Times New Roman" w:hAnsi="Times New Roman"/>
          <w:sz w:val="28"/>
          <w:szCs w:val="28"/>
          <w:lang w:val="en-US"/>
        </w:rPr>
        <w:t>on</w:t>
      </w:r>
      <w:r w:rsidR="00C55243" w:rsidRPr="00C5524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55243">
        <w:rPr>
          <w:rFonts w:ascii="Times New Roman" w:hAnsi="Times New Roman"/>
          <w:sz w:val="28"/>
          <w:szCs w:val="28"/>
          <w:lang w:val="en-US"/>
        </w:rPr>
        <w:t>pulse</w:t>
      </w:r>
      <w:r w:rsidR="00C55243" w:rsidRPr="00C5524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55243">
        <w:rPr>
          <w:rFonts w:ascii="Times New Roman" w:hAnsi="Times New Roman"/>
          <w:sz w:val="28"/>
          <w:szCs w:val="28"/>
          <w:lang w:val="en-US"/>
        </w:rPr>
        <w:t>energy</w:t>
      </w:r>
      <w:r w:rsidR="00C55243" w:rsidRPr="00C55243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77D92">
        <w:rPr>
          <w:rFonts w:ascii="Times New Roman" w:hAnsi="Times New Roman"/>
          <w:sz w:val="28"/>
          <w:szCs w:val="28"/>
          <w:lang w:val="en-US"/>
        </w:rPr>
        <w:t>holds</w:t>
      </w:r>
      <w:r w:rsidR="00C55243">
        <w:rPr>
          <w:rFonts w:ascii="Times New Roman" w:hAnsi="Times New Roman"/>
          <w:sz w:val="28"/>
          <w:szCs w:val="28"/>
          <w:lang w:val="en-US"/>
        </w:rPr>
        <w:t xml:space="preserve"> as showed at fig. 1,2.</w:t>
      </w:r>
    </w:p>
    <w:p w14:paraId="0AB2077C" w14:textId="77777777" w:rsidR="00D47F22" w:rsidRPr="00C86B7D" w:rsidRDefault="00ED3CBB" w:rsidP="00D47F22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color w:val="FF0000"/>
          <w:sz w:val="20"/>
          <w:szCs w:val="20"/>
          <w:lang w:val="ru-RU"/>
        </w:rPr>
      </w:pPr>
      <w:r>
        <w:rPr>
          <w:rFonts w:ascii="Times New Roman" w:hAnsi="Times New Roman"/>
          <w:sz w:val="28"/>
          <w:szCs w:val="28"/>
          <w:lang w:val="en-US"/>
        </w:rPr>
        <w:t>In</w:t>
      </w:r>
      <w:r w:rsidRPr="00ED3CB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case</w:t>
      </w:r>
      <w:r w:rsidRPr="00ED3CB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of</w:t>
      </w:r>
      <w:r w:rsidRPr="00ED3CB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crystal</w:t>
      </w:r>
      <w:r w:rsidR="004F4979">
        <w:rPr>
          <w:rFonts w:ascii="Times New Roman" w:hAnsi="Times New Roman"/>
          <w:sz w:val="28"/>
          <w:szCs w:val="28"/>
          <w:lang w:val="en-US"/>
        </w:rPr>
        <w:t>,</w:t>
      </w:r>
      <w:r w:rsidRPr="00ED3CB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for</w:t>
      </w:r>
      <w:r w:rsidRPr="00ED3CB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small</w:t>
      </w:r>
      <w:r w:rsidRPr="00ED3CBB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amplitudes according to Keldysh:</w:t>
      </w:r>
      <w:r w:rsidR="00D47F22" w:rsidRPr="00ED3CBB">
        <w:rPr>
          <w:rFonts w:ascii="Times New Roman" w:hAnsi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color w:val="FF0000"/>
          <w:lang w:val="en-US"/>
        </w:rPr>
        <w:t>formula</w:t>
      </w:r>
      <w:r w:rsidR="00D47F22" w:rsidRPr="00ED3CBB">
        <w:rPr>
          <w:rFonts w:ascii="Times New Roman" w:hAnsi="Times New Roman"/>
          <w:color w:val="FF0000"/>
          <w:lang w:val="en-US"/>
        </w:rPr>
        <w:t xml:space="preserve"> (39) </w:t>
      </w:r>
      <w:r>
        <w:rPr>
          <w:rFonts w:ascii="Times New Roman" w:hAnsi="Times New Roman"/>
          <w:color w:val="FF0000"/>
          <w:lang w:val="en-US"/>
        </w:rPr>
        <w:t>of Keldysh is misprinted</w:t>
      </w:r>
      <w:r w:rsidR="00D47F22" w:rsidRPr="00ED3CBB">
        <w:rPr>
          <w:rFonts w:ascii="Times New Roman" w:hAnsi="Times New Roman"/>
          <w:color w:val="FF0000"/>
          <w:lang w:val="en-US"/>
        </w:rPr>
        <w:t xml:space="preserve">. </w:t>
      </w:r>
      <w:r>
        <w:rPr>
          <w:rFonts w:ascii="Times New Roman" w:hAnsi="Times New Roman"/>
          <w:color w:val="FF0000"/>
          <w:lang w:val="en-US"/>
        </w:rPr>
        <w:t>Instead</w:t>
      </w:r>
      <w:r w:rsidRPr="00CB1A7D">
        <w:rPr>
          <w:rFonts w:ascii="Times New Roman" w:hAnsi="Times New Roman"/>
          <w:color w:val="FF0000"/>
          <w:lang w:val="ru-RU"/>
        </w:rPr>
        <w:t xml:space="preserve"> </w:t>
      </w:r>
      <w:r>
        <w:rPr>
          <w:rFonts w:ascii="Times New Roman" w:hAnsi="Times New Roman"/>
          <w:color w:val="FF0000"/>
          <w:lang w:val="en-US"/>
        </w:rPr>
        <w:t>of</w:t>
      </w:r>
      <w:r w:rsidR="00D47F22" w:rsidRPr="00D47F22">
        <w:rPr>
          <w:rFonts w:ascii="Times New Roman" w:hAnsi="Times New Roman"/>
          <w:color w:val="FF0000"/>
          <w:lang w:val="ru-RU"/>
        </w:rPr>
        <w:t xml:space="preserve"> </w:t>
      </w:r>
      <w:r w:rsidR="00D47F22">
        <w:rPr>
          <w:rFonts w:ascii="Times New Roman" w:eastAsia="Calibri" w:hAnsi="Times New Roman" w:cs="Times New Roman"/>
          <w:color w:val="FF0000"/>
          <w:position w:val="-6"/>
          <w:sz w:val="20"/>
          <w:szCs w:val="20"/>
          <w:lang w:val="ru-RU" w:eastAsia="ru-RU"/>
        </w:rPr>
        <w:object w:dxaOrig="636" w:dyaOrig="276" w14:anchorId="3B87EE97">
          <v:shape id="_x0000_i1110" type="#_x0000_t75" style="width:31.5pt;height:13.5pt" o:ole="">
            <v:imagedata r:id="rId177" o:title=""/>
          </v:shape>
          <o:OLEObject Type="Embed" ProgID="Equation.DSMT4" ShapeID="_x0000_i1110" DrawAspect="Content" ObjectID="_1611678636" r:id="rId178"/>
        </w:object>
      </w:r>
      <w:r>
        <w:rPr>
          <w:rFonts w:ascii="Times New Roman" w:hAnsi="Times New Roman"/>
          <w:color w:val="FF0000"/>
          <w:lang w:val="ru-RU"/>
        </w:rPr>
        <w:t>,</w:t>
      </w:r>
      <w:r w:rsidR="00D47F22">
        <w:rPr>
          <w:rFonts w:ascii="Times New Roman" w:eastAsia="Calibri" w:hAnsi="Times New Roman" w:cs="Times New Roman"/>
          <w:color w:val="FF0000"/>
          <w:position w:val="-6"/>
          <w:sz w:val="20"/>
          <w:szCs w:val="20"/>
          <w:lang w:val="ru-RU" w:eastAsia="ru-RU"/>
        </w:rPr>
        <w:object w:dxaOrig="636" w:dyaOrig="276" w14:anchorId="68D8DC89">
          <v:shape id="_x0000_i1111" type="#_x0000_t75" style="width:31.5pt;height:13.5pt" o:ole="">
            <v:imagedata r:id="rId179" o:title=""/>
          </v:shape>
          <o:OLEObject Type="Embed" ProgID="Equation.DSMT4" ShapeID="_x0000_i1111" DrawAspect="Content" ObjectID="_1611678637" r:id="rId180"/>
        </w:object>
      </w:r>
      <w:r w:rsidRPr="00CB1A7D">
        <w:rPr>
          <w:rFonts w:ascii="Times New Roman" w:eastAsia="Calibri" w:hAnsi="Times New Roman" w:cs="Times New Roman"/>
          <w:color w:val="FF0000"/>
          <w:sz w:val="20"/>
          <w:szCs w:val="20"/>
          <w:lang w:val="ru-RU" w:eastAsia="ru-RU"/>
        </w:rPr>
        <w:t xml:space="preserve"> </w:t>
      </w:r>
      <w:r>
        <w:rPr>
          <w:rFonts w:ascii="Times New Roman" w:eastAsia="Calibri" w:hAnsi="Times New Roman" w:cs="Times New Roman"/>
          <w:color w:val="FF0000"/>
          <w:sz w:val="20"/>
          <w:szCs w:val="20"/>
          <w:lang w:val="en-US" w:eastAsia="ru-RU"/>
        </w:rPr>
        <w:t>had</w:t>
      </w:r>
      <w:r w:rsidRPr="00CB1A7D">
        <w:rPr>
          <w:rFonts w:ascii="Times New Roman" w:eastAsia="Calibri" w:hAnsi="Times New Roman" w:cs="Times New Roman"/>
          <w:color w:val="FF0000"/>
          <w:sz w:val="20"/>
          <w:szCs w:val="20"/>
          <w:lang w:val="ru-RU" w:eastAsia="ru-RU"/>
        </w:rPr>
        <w:t xml:space="preserve"> </w:t>
      </w:r>
      <w:r>
        <w:rPr>
          <w:rFonts w:ascii="Times New Roman" w:eastAsia="Calibri" w:hAnsi="Times New Roman" w:cs="Times New Roman"/>
          <w:color w:val="FF0000"/>
          <w:sz w:val="20"/>
          <w:szCs w:val="20"/>
          <w:lang w:val="en-US" w:eastAsia="ru-RU"/>
        </w:rPr>
        <w:t>to</w:t>
      </w:r>
      <w:r w:rsidRPr="00CB1A7D">
        <w:rPr>
          <w:rFonts w:ascii="Times New Roman" w:eastAsia="Calibri" w:hAnsi="Times New Roman" w:cs="Times New Roman"/>
          <w:color w:val="FF0000"/>
          <w:sz w:val="20"/>
          <w:szCs w:val="20"/>
          <w:lang w:val="ru-RU" w:eastAsia="ru-RU"/>
        </w:rPr>
        <w:t xml:space="preserve"> </w:t>
      </w:r>
      <w:r>
        <w:rPr>
          <w:rFonts w:ascii="Times New Roman" w:eastAsia="Calibri" w:hAnsi="Times New Roman" w:cs="Times New Roman"/>
          <w:color w:val="FF0000"/>
          <w:sz w:val="20"/>
          <w:szCs w:val="20"/>
          <w:lang w:val="en-US" w:eastAsia="ru-RU"/>
        </w:rPr>
        <w:t>be</w:t>
      </w:r>
      <w:r w:rsidRPr="00CB1A7D">
        <w:rPr>
          <w:rFonts w:ascii="Times New Roman" w:eastAsia="Calibri" w:hAnsi="Times New Roman" w:cs="Times New Roman"/>
          <w:color w:val="FF0000"/>
          <w:sz w:val="20"/>
          <w:szCs w:val="20"/>
          <w:lang w:val="ru-RU" w:eastAsia="ru-RU"/>
        </w:rPr>
        <w:t xml:space="preserve"> </w:t>
      </w:r>
      <w:r>
        <w:rPr>
          <w:rFonts w:ascii="Times New Roman" w:eastAsia="Calibri" w:hAnsi="Times New Roman" w:cs="Times New Roman"/>
          <w:color w:val="FF0000"/>
          <w:sz w:val="20"/>
          <w:szCs w:val="20"/>
          <w:lang w:val="en-US" w:eastAsia="ru-RU"/>
        </w:rPr>
        <w:t>printed</w:t>
      </w:r>
      <w:r w:rsidR="00D47F22" w:rsidRPr="00D47F22">
        <w:rPr>
          <w:rFonts w:ascii="Times New Roman" w:hAnsi="Times New Roman"/>
          <w:color w:val="FF0000"/>
          <w:lang w:val="ru-RU"/>
        </w:rPr>
        <w:t xml:space="preserve">. </w:t>
      </w:r>
      <w:r w:rsidR="00C86B7D">
        <w:rPr>
          <w:rFonts w:ascii="Times New Roman" w:hAnsi="Times New Roman"/>
          <w:color w:val="FF0000"/>
          <w:lang w:val="en-US"/>
        </w:rPr>
        <w:t>It</w:t>
      </w:r>
      <w:r w:rsidR="00C86B7D" w:rsidRPr="00C86B7D">
        <w:rPr>
          <w:rFonts w:ascii="Times New Roman" w:hAnsi="Times New Roman"/>
          <w:color w:val="FF0000"/>
          <w:lang w:val="ru-RU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is</w:t>
      </w:r>
      <w:r w:rsidR="00C86B7D" w:rsidRPr="00C86B7D">
        <w:rPr>
          <w:rFonts w:ascii="Times New Roman" w:hAnsi="Times New Roman"/>
          <w:color w:val="FF0000"/>
          <w:lang w:val="ru-RU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corrected</w:t>
      </w:r>
      <w:r w:rsidR="00C86B7D" w:rsidRPr="00C86B7D">
        <w:rPr>
          <w:rFonts w:ascii="Times New Roman" w:hAnsi="Times New Roman"/>
          <w:color w:val="FF0000"/>
          <w:lang w:val="ru-RU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in</w:t>
      </w:r>
      <w:r w:rsidR="00C86B7D">
        <w:rPr>
          <w:rFonts w:ascii="Times New Roman" w:hAnsi="Times New Roman"/>
          <w:color w:val="FF0000"/>
          <w:lang w:val="ru-RU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Gulley</w:t>
      </w:r>
      <w:r w:rsidR="00C86B7D" w:rsidRPr="00C86B7D">
        <w:rPr>
          <w:rFonts w:ascii="Times New Roman" w:hAnsi="Times New Roman"/>
          <w:color w:val="FF0000"/>
          <w:lang w:val="ru-RU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paper</w:t>
      </w:r>
      <w:r w:rsidR="00C86B7D" w:rsidRPr="00C86B7D">
        <w:rPr>
          <w:rFonts w:ascii="Times New Roman" w:hAnsi="Times New Roman"/>
          <w:color w:val="FF0000"/>
          <w:lang w:val="ru-RU"/>
        </w:rPr>
        <w:t xml:space="preserve">. </w:t>
      </w:r>
      <w:commentRangeStart w:id="17"/>
      <w:r w:rsidR="00C86B7D">
        <w:rPr>
          <w:rFonts w:ascii="Times New Roman" w:hAnsi="Times New Roman"/>
          <w:color w:val="FF0000"/>
          <w:lang w:val="en-US"/>
        </w:rPr>
        <w:t>To</w:t>
      </w:r>
      <w:r w:rsidR="00C86B7D" w:rsidRPr="00C86B7D">
        <w:rPr>
          <w:rFonts w:ascii="Times New Roman" w:hAnsi="Times New Roman"/>
          <w:color w:val="FF0000"/>
          <w:lang w:val="en-US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obtain</w:t>
      </w:r>
      <w:r w:rsidR="00C86B7D" w:rsidRPr="00C86B7D">
        <w:rPr>
          <w:rFonts w:ascii="Times New Roman" w:hAnsi="Times New Roman"/>
          <w:color w:val="FF0000"/>
          <w:lang w:val="en-US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the</w:t>
      </w:r>
      <w:r w:rsidR="00C86B7D" w:rsidRPr="00C86B7D">
        <w:rPr>
          <w:rFonts w:ascii="Times New Roman" w:hAnsi="Times New Roman"/>
          <w:color w:val="FF0000"/>
          <w:lang w:val="en-US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formula</w:t>
      </w:r>
      <w:r w:rsidR="00C86B7D" w:rsidRPr="00C86B7D">
        <w:rPr>
          <w:rFonts w:ascii="Times New Roman" w:hAnsi="Times New Roman"/>
          <w:color w:val="FF0000"/>
          <w:lang w:val="en-US"/>
        </w:rPr>
        <w:t xml:space="preserve"> (41) </w:t>
      </w:r>
      <w:r w:rsidR="00C86B7D">
        <w:rPr>
          <w:rFonts w:ascii="Times New Roman" w:hAnsi="Times New Roman"/>
          <w:color w:val="FF0000"/>
          <w:lang w:val="en-US"/>
        </w:rPr>
        <w:t>of</w:t>
      </w:r>
      <w:r w:rsidR="00C86B7D" w:rsidRPr="00C86B7D">
        <w:rPr>
          <w:rFonts w:ascii="Times New Roman" w:hAnsi="Times New Roman"/>
          <w:color w:val="FF0000"/>
          <w:lang w:val="en-US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Keldysh</w:t>
      </w:r>
      <w:r w:rsidR="00C86B7D" w:rsidRPr="00C86B7D">
        <w:rPr>
          <w:rFonts w:ascii="Times New Roman" w:hAnsi="Times New Roman"/>
          <w:color w:val="FF0000"/>
          <w:lang w:val="en-US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paper</w:t>
      </w:r>
      <w:r w:rsidR="00C86B7D" w:rsidRPr="00C86B7D">
        <w:rPr>
          <w:rFonts w:ascii="Times New Roman" w:hAnsi="Times New Roman"/>
          <w:color w:val="FF0000"/>
          <w:lang w:val="en-US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must</w:t>
      </w:r>
      <w:r w:rsidR="00C86B7D" w:rsidRPr="00C86B7D">
        <w:rPr>
          <w:rFonts w:ascii="Times New Roman" w:hAnsi="Times New Roman"/>
          <w:color w:val="FF0000"/>
          <w:lang w:val="en-US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be</w:t>
      </w:r>
      <w:r w:rsidR="00C86B7D" w:rsidRPr="00C86B7D">
        <w:rPr>
          <w:rFonts w:ascii="Times New Roman" w:hAnsi="Times New Roman"/>
          <w:color w:val="FF0000"/>
          <w:lang w:val="en-US"/>
        </w:rPr>
        <w:t xml:space="preserve"> 4 </w:t>
      </w:r>
      <w:r w:rsidR="00C86B7D">
        <w:rPr>
          <w:rFonts w:ascii="Times New Roman" w:hAnsi="Times New Roman"/>
          <w:color w:val="FF0000"/>
          <w:lang w:val="en-US"/>
        </w:rPr>
        <w:t>instead</w:t>
      </w:r>
      <w:r w:rsidR="00C86B7D" w:rsidRPr="00C86B7D">
        <w:rPr>
          <w:rFonts w:ascii="Times New Roman" w:hAnsi="Times New Roman"/>
          <w:color w:val="FF0000"/>
          <w:lang w:val="en-US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of</w:t>
      </w:r>
      <w:r w:rsidR="00C86B7D" w:rsidRPr="00C86B7D">
        <w:rPr>
          <w:rFonts w:ascii="Times New Roman" w:hAnsi="Times New Roman"/>
          <w:color w:val="FF0000"/>
          <w:lang w:val="en-US"/>
        </w:rPr>
        <w:t xml:space="preserve"> 2 </w:t>
      </w:r>
      <w:r w:rsidR="00C86B7D">
        <w:rPr>
          <w:rFonts w:ascii="Times New Roman" w:hAnsi="Times New Roman"/>
          <w:color w:val="FF0000"/>
          <w:lang w:val="en-US"/>
        </w:rPr>
        <w:t>also</w:t>
      </w:r>
      <w:commentRangeEnd w:id="17"/>
      <w:r w:rsidR="00377EF3">
        <w:rPr>
          <w:rStyle w:val="CommentReference"/>
        </w:rPr>
        <w:commentReference w:id="17"/>
      </w:r>
      <w:r w:rsidR="00C86B7D">
        <w:rPr>
          <w:rFonts w:ascii="Times New Roman" w:hAnsi="Times New Roman"/>
          <w:color w:val="FF0000"/>
          <w:lang w:val="en-US"/>
        </w:rPr>
        <w:t>. This</w:t>
      </w:r>
      <w:r w:rsidR="00C86B7D" w:rsidRPr="00C86B7D">
        <w:rPr>
          <w:rFonts w:ascii="Times New Roman" w:hAnsi="Times New Roman"/>
          <w:color w:val="FF0000"/>
          <w:lang w:val="ru-RU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had</w:t>
      </w:r>
      <w:r w:rsidR="00C86B7D" w:rsidRPr="00C86B7D">
        <w:rPr>
          <w:rFonts w:ascii="Times New Roman" w:hAnsi="Times New Roman"/>
          <w:color w:val="FF0000"/>
          <w:lang w:val="ru-RU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been</w:t>
      </w:r>
      <w:r w:rsidR="00C86B7D" w:rsidRPr="00C86B7D">
        <w:rPr>
          <w:rFonts w:ascii="Times New Roman" w:hAnsi="Times New Roman"/>
          <w:color w:val="FF0000"/>
          <w:lang w:val="ru-RU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cheked</w:t>
      </w:r>
      <w:r w:rsidR="00C86B7D" w:rsidRPr="00C86B7D">
        <w:rPr>
          <w:rFonts w:ascii="Times New Roman" w:hAnsi="Times New Roman"/>
          <w:color w:val="FF0000"/>
          <w:lang w:val="ru-RU"/>
        </w:rPr>
        <w:t xml:space="preserve">^ </w:t>
      </w:r>
      <w:r w:rsidR="00C86B7D">
        <w:rPr>
          <w:rFonts w:ascii="Times New Roman" w:hAnsi="Times New Roman"/>
          <w:color w:val="FF0000"/>
          <w:lang w:val="en-US"/>
        </w:rPr>
        <w:t>coincidence</w:t>
      </w:r>
      <w:r w:rsidR="00C86B7D" w:rsidRPr="00C86B7D">
        <w:rPr>
          <w:rFonts w:ascii="Times New Roman" w:hAnsi="Times New Roman"/>
          <w:color w:val="FF0000"/>
          <w:lang w:val="ru-RU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with</w:t>
      </w:r>
      <w:r w:rsidR="00C86B7D" w:rsidRPr="00C86B7D">
        <w:rPr>
          <w:rFonts w:ascii="Times New Roman" w:hAnsi="Times New Roman"/>
          <w:color w:val="FF0000"/>
          <w:lang w:val="ru-RU"/>
        </w:rPr>
        <w:t xml:space="preserve"> </w:t>
      </w:r>
      <w:r w:rsidR="00C86B7D">
        <w:rPr>
          <w:rFonts w:ascii="Times New Roman" w:hAnsi="Times New Roman"/>
          <w:color w:val="FF0000"/>
          <w:lang w:val="en-US"/>
        </w:rPr>
        <w:t>Gulley)</w:t>
      </w:r>
    </w:p>
    <w:p w14:paraId="6AD5DA1D" w14:textId="77777777" w:rsidR="00D47F22" w:rsidRPr="00ED1C26" w:rsidRDefault="00D47F22" w:rsidP="00D47F22">
      <w:pPr>
        <w:spacing w:line="240" w:lineRule="auto"/>
        <w:ind w:left="360" w:firstLine="348"/>
        <w:jc w:val="right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position w:val="-30"/>
          <w:sz w:val="28"/>
          <w:szCs w:val="28"/>
          <w:lang w:val="ru-RU" w:eastAsia="ru-RU"/>
        </w:rPr>
        <w:object w:dxaOrig="5256" w:dyaOrig="780" w14:anchorId="6291711F">
          <v:shape id="_x0000_i1112" type="#_x0000_t75" style="width:262.5pt;height:39pt" o:ole="">
            <v:imagedata r:id="rId181" o:title=""/>
          </v:shape>
          <o:OLEObject Type="Embed" ProgID="Equation.DSMT4" ShapeID="_x0000_i1112" DrawAspect="Content" ObjectID="_1611678638" r:id="rId182"/>
        </w:object>
      </w:r>
      <w:r w:rsidRPr="00ED1C26">
        <w:rPr>
          <w:rFonts w:ascii="Times New Roman" w:hAnsi="Times New Roman"/>
          <w:sz w:val="28"/>
          <w:szCs w:val="28"/>
          <w:lang w:val="en-US"/>
        </w:rPr>
        <w:t xml:space="preserve">                           (8)</w:t>
      </w:r>
    </w:p>
    <w:p w14:paraId="291D81F9" w14:textId="77777777" w:rsidR="00D47F22" w:rsidRPr="00FC2449" w:rsidRDefault="00CB1A7D" w:rsidP="00D47F22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Plot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from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Gulley</w:t>
      </w:r>
      <w:r w:rsidRPr="00CB1A7D">
        <w:rPr>
          <w:rFonts w:ascii="Times New Roman" w:hAnsi="Times New Roman"/>
          <w:sz w:val="28"/>
          <w:szCs w:val="28"/>
          <w:lang w:val="en-US"/>
        </w:rPr>
        <w:t>’</w:t>
      </w:r>
      <w:r>
        <w:rPr>
          <w:rFonts w:ascii="Times New Roman" w:hAnsi="Times New Roman"/>
          <w:sz w:val="28"/>
          <w:szCs w:val="28"/>
          <w:lang w:val="en-US"/>
        </w:rPr>
        <w:t>s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work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and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results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of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my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own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calculations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multiplied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by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density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1440" w:dyaOrig="384" w14:anchorId="00ADAE0C">
          <v:shape id="_x0000_i1113" type="#_x0000_t75" style="width:1in;height:19.5pt" o:ole="">
            <v:imagedata r:id="rId183" o:title=""/>
          </v:shape>
          <o:OLEObject Type="Embed" ProgID="Equation.DSMT4" ShapeID="_x0000_i1113" DrawAspect="Content" ObjectID="_1611678639" r:id="rId184"/>
        </w:object>
      </w:r>
      <w:r w:rsidRPr="00CB1A7D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are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shown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F4979">
        <w:rPr>
          <w:rFonts w:ascii="Times New Roman" w:hAnsi="Times New Roman"/>
          <w:sz w:val="28"/>
          <w:szCs w:val="28"/>
          <w:lang w:val="en-US"/>
        </w:rPr>
        <w:t>in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fig</w:t>
      </w:r>
      <w:r w:rsidRPr="00CB1A7D">
        <w:rPr>
          <w:rFonts w:ascii="Times New Roman" w:hAnsi="Times New Roman"/>
          <w:sz w:val="28"/>
          <w:szCs w:val="28"/>
          <w:lang w:val="en-US"/>
        </w:rPr>
        <w:t>. 3</w:t>
      </w:r>
      <w:r>
        <w:rPr>
          <w:rFonts w:ascii="Times New Roman" w:hAnsi="Times New Roman"/>
          <w:sz w:val="28"/>
          <w:szCs w:val="28"/>
          <w:lang w:val="en-US"/>
        </w:rPr>
        <w:t>.</w:t>
      </w:r>
      <w:r w:rsidRPr="00CB1A7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A4390">
        <w:rPr>
          <w:rFonts w:ascii="Times New Roman" w:hAnsi="Times New Roman"/>
          <w:sz w:val="28"/>
          <w:szCs w:val="28"/>
          <w:lang w:val="en-US"/>
        </w:rPr>
        <w:t>Considering</w:t>
      </w:r>
      <w:r w:rsidR="002A4390" w:rsidRPr="002A4390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A4390">
        <w:rPr>
          <w:rFonts w:ascii="Times New Roman" w:hAnsi="Times New Roman"/>
          <w:sz w:val="28"/>
          <w:szCs w:val="28"/>
          <w:lang w:val="en-US"/>
        </w:rPr>
        <w:t>approximation</w:t>
      </w:r>
      <w:r w:rsidR="002A4390" w:rsidRPr="002A4390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A4390">
        <w:rPr>
          <w:rFonts w:ascii="Times New Roman" w:hAnsi="Times New Roman"/>
          <w:sz w:val="28"/>
          <w:szCs w:val="28"/>
          <w:lang w:val="en-US"/>
        </w:rPr>
        <w:t>of</w:t>
      </w:r>
      <w:r w:rsidR="002A4390" w:rsidRPr="002A4390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A4390">
        <w:rPr>
          <w:rFonts w:ascii="Times New Roman" w:hAnsi="Times New Roman"/>
          <w:sz w:val="28"/>
          <w:szCs w:val="28"/>
          <w:lang w:val="en-US"/>
        </w:rPr>
        <w:t>formulas</w:t>
      </w:r>
      <w:r w:rsidR="002A4390" w:rsidRPr="002A4390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2A4390">
        <w:rPr>
          <w:rFonts w:ascii="Times New Roman" w:hAnsi="Times New Roman"/>
          <w:sz w:val="28"/>
          <w:szCs w:val="28"/>
          <w:lang w:val="en-US"/>
        </w:rPr>
        <w:t xml:space="preserve">very good correspondence can be seen. </w:t>
      </w:r>
      <w:r w:rsidR="00C1401A">
        <w:rPr>
          <w:rFonts w:ascii="Times New Roman" w:hAnsi="Times New Roman"/>
          <w:sz w:val="28"/>
          <w:szCs w:val="28"/>
          <w:lang w:val="en-US"/>
        </w:rPr>
        <w:t>Note</w:t>
      </w:r>
      <w:r w:rsidR="00C1401A" w:rsidRPr="00C1401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1401A">
        <w:rPr>
          <w:rFonts w:ascii="Times New Roman" w:hAnsi="Times New Roman"/>
          <w:sz w:val="28"/>
          <w:szCs w:val="28"/>
          <w:lang w:val="en-US"/>
        </w:rPr>
        <w:t>that</w:t>
      </w:r>
      <w:r w:rsidR="00C1401A" w:rsidRPr="00C1401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1401A">
        <w:rPr>
          <w:rFonts w:ascii="Times New Roman" w:hAnsi="Times New Roman"/>
          <w:sz w:val="28"/>
          <w:szCs w:val="28"/>
          <w:lang w:val="en-US"/>
        </w:rPr>
        <w:t>the</w:t>
      </w:r>
      <w:r w:rsidR="00C1401A" w:rsidRPr="00C1401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1401A">
        <w:rPr>
          <w:rFonts w:ascii="Times New Roman" w:hAnsi="Times New Roman"/>
          <w:sz w:val="28"/>
          <w:szCs w:val="28"/>
          <w:lang w:val="en-US"/>
        </w:rPr>
        <w:t>transition</w:t>
      </w:r>
      <w:r w:rsidR="00C1401A" w:rsidRPr="00C1401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1401A">
        <w:rPr>
          <w:rFonts w:ascii="Times New Roman" w:hAnsi="Times New Roman"/>
          <w:sz w:val="28"/>
          <w:szCs w:val="28"/>
          <w:lang w:val="en-US"/>
        </w:rPr>
        <w:t>from</w:t>
      </w:r>
      <w:r w:rsidR="00C1401A" w:rsidRPr="00C1401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1401A">
        <w:rPr>
          <w:rFonts w:ascii="Times New Roman" w:hAnsi="Times New Roman"/>
          <w:sz w:val="28"/>
          <w:szCs w:val="28"/>
          <w:lang w:val="en-US"/>
        </w:rPr>
        <w:t>n</w:t>
      </w:r>
      <w:r w:rsidR="00C1401A" w:rsidRPr="00C1401A">
        <w:rPr>
          <w:rFonts w:ascii="Times New Roman" w:hAnsi="Times New Roman"/>
          <w:sz w:val="28"/>
          <w:szCs w:val="28"/>
          <w:lang w:val="en-US"/>
        </w:rPr>
        <w:t>-</w:t>
      </w:r>
      <w:r w:rsidR="00C1401A">
        <w:rPr>
          <w:rFonts w:ascii="Times New Roman" w:hAnsi="Times New Roman"/>
          <w:sz w:val="28"/>
          <w:szCs w:val="28"/>
          <w:lang w:val="en-US"/>
        </w:rPr>
        <w:t>photon</w:t>
      </w:r>
      <w:r w:rsidR="00C1401A" w:rsidRPr="00C1401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1401A">
        <w:rPr>
          <w:rFonts w:ascii="Times New Roman" w:hAnsi="Times New Roman"/>
          <w:sz w:val="28"/>
          <w:szCs w:val="28"/>
          <w:lang w:val="en-US"/>
        </w:rPr>
        <w:t>to</w:t>
      </w:r>
      <w:r w:rsidR="00C1401A" w:rsidRPr="00C1401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1401A">
        <w:rPr>
          <w:rFonts w:ascii="Times New Roman" w:hAnsi="Times New Roman"/>
          <w:sz w:val="28"/>
          <w:szCs w:val="28"/>
          <w:lang w:val="en-US"/>
        </w:rPr>
        <w:t>n+1-photon</w:t>
      </w:r>
      <w:r w:rsidR="00C1401A" w:rsidRPr="00C1401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1401A">
        <w:rPr>
          <w:rFonts w:ascii="Times New Roman" w:hAnsi="Times New Roman"/>
          <w:sz w:val="28"/>
          <w:szCs w:val="28"/>
          <w:lang w:val="en-US"/>
        </w:rPr>
        <w:t>ionization</w:t>
      </w:r>
      <w:r w:rsidR="00C1401A" w:rsidRPr="00C1401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1401A">
        <w:rPr>
          <w:rFonts w:ascii="Times New Roman" w:hAnsi="Times New Roman"/>
          <w:sz w:val="28"/>
          <w:szCs w:val="28"/>
          <w:lang w:val="en-US"/>
        </w:rPr>
        <w:t>occurs at higher intensities in case of atom</w:t>
      </w:r>
      <w:r w:rsidR="004F4979">
        <w:rPr>
          <w:rFonts w:ascii="Times New Roman" w:hAnsi="Times New Roman"/>
          <w:sz w:val="28"/>
          <w:szCs w:val="28"/>
          <w:lang w:val="en-US"/>
        </w:rPr>
        <w:t>s tha</w:t>
      </w:r>
      <w:r w:rsidR="00C1401A">
        <w:rPr>
          <w:rFonts w:ascii="Times New Roman" w:hAnsi="Times New Roman"/>
          <w:sz w:val="28"/>
          <w:szCs w:val="28"/>
          <w:lang w:val="en-US"/>
        </w:rPr>
        <w:t>n</w:t>
      </w:r>
      <w:r w:rsidR="004F4979">
        <w:rPr>
          <w:rFonts w:ascii="Times New Roman" w:hAnsi="Times New Roman"/>
          <w:sz w:val="28"/>
          <w:szCs w:val="28"/>
          <w:lang w:val="en-US"/>
        </w:rPr>
        <w:t xml:space="preserve"> it is the case for</w:t>
      </w:r>
      <w:r w:rsidR="00C1401A">
        <w:rPr>
          <w:rFonts w:ascii="Times New Roman" w:hAnsi="Times New Roman"/>
          <w:sz w:val="28"/>
          <w:szCs w:val="28"/>
          <w:lang w:val="en-US"/>
        </w:rPr>
        <w:t xml:space="preserve"> crystal</w:t>
      </w:r>
      <w:r w:rsidR="004F4979">
        <w:rPr>
          <w:rFonts w:ascii="Times New Roman" w:hAnsi="Times New Roman"/>
          <w:sz w:val="28"/>
          <w:szCs w:val="28"/>
          <w:lang w:val="en-US"/>
        </w:rPr>
        <w:t>s</w:t>
      </w:r>
      <w:r w:rsidR="00C1401A">
        <w:rPr>
          <w:rFonts w:ascii="Times New Roman" w:hAnsi="Times New Roman"/>
          <w:sz w:val="28"/>
          <w:szCs w:val="28"/>
          <w:lang w:val="en-US"/>
        </w:rPr>
        <w:t xml:space="preserve">, as </w:t>
      </w:r>
      <w:r w:rsidR="000529B7">
        <w:rPr>
          <w:rFonts w:ascii="Times New Roman" w:hAnsi="Times New Roman"/>
          <w:sz w:val="28"/>
          <w:szCs w:val="28"/>
          <w:lang w:val="en-US"/>
        </w:rPr>
        <w:t>must</w:t>
      </w:r>
      <w:r w:rsidR="00C1401A">
        <w:rPr>
          <w:rFonts w:ascii="Times New Roman" w:hAnsi="Times New Roman"/>
          <w:sz w:val="28"/>
          <w:szCs w:val="28"/>
          <w:lang w:val="en-US"/>
        </w:rPr>
        <w:t xml:space="preserve"> be according to (7).</w:t>
      </w:r>
      <w:r w:rsidR="00C1401A" w:rsidRPr="00C1401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Note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also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that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in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case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of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crystal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dependenc</w:t>
      </w:r>
      <w:r w:rsidR="004F4979">
        <w:rPr>
          <w:rFonts w:ascii="Times New Roman" w:hAnsi="Times New Roman"/>
          <w:sz w:val="28"/>
          <w:szCs w:val="28"/>
          <w:lang w:val="en-US"/>
        </w:rPr>
        <w:t>y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of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energy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on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pulse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can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differ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from</w:t>
      </w:r>
      <w:r w:rsidR="008063D6" w:rsidRPr="008063D6">
        <w:rPr>
          <w:rFonts w:ascii="Times New Roman" w:hAnsi="Times New Roman"/>
          <w:sz w:val="28"/>
          <w:szCs w:val="28"/>
          <w:lang w:val="en-US"/>
        </w:rPr>
        <w:t xml:space="preserve"> (6)</w:t>
      </w:r>
      <w:r w:rsidR="008063D6">
        <w:rPr>
          <w:rFonts w:ascii="Times New Roman" w:hAnsi="Times New Roman"/>
          <w:sz w:val="28"/>
          <w:szCs w:val="28"/>
          <w:lang w:val="en-US"/>
        </w:rPr>
        <w:t xml:space="preserve"> (Gruzdev). This</w:t>
      </w:r>
      <w:r w:rsidR="008063D6" w:rsidRPr="00FC244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fact</w:t>
      </w:r>
      <w:r w:rsidR="008063D6" w:rsidRPr="00FC244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introduces</w:t>
      </w:r>
      <w:r w:rsidR="008063D6" w:rsidRPr="00FC244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additional</w:t>
      </w:r>
      <w:r w:rsidR="008063D6" w:rsidRPr="00FC244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arbitraries</w:t>
      </w:r>
      <w:r w:rsidR="008063D6" w:rsidRPr="00FC244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to</w:t>
      </w:r>
      <w:r w:rsidR="008063D6" w:rsidRPr="00FC2449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063D6">
        <w:rPr>
          <w:rFonts w:ascii="Times New Roman" w:hAnsi="Times New Roman"/>
          <w:sz w:val="28"/>
          <w:szCs w:val="28"/>
          <w:lang w:val="en-US"/>
        </w:rPr>
        <w:t>formulas</w:t>
      </w:r>
      <w:r w:rsidR="008063D6" w:rsidRPr="00FC2449">
        <w:rPr>
          <w:rFonts w:ascii="Times New Roman" w:hAnsi="Times New Roman"/>
          <w:sz w:val="28"/>
          <w:szCs w:val="28"/>
          <w:lang w:val="en-US"/>
        </w:rPr>
        <w:t>.</w:t>
      </w:r>
      <w:r w:rsidR="00D47F22" w:rsidRPr="00FC2449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6C0FF59C" w14:textId="77777777" w:rsidR="00D47F22" w:rsidRPr="00ED1C26" w:rsidRDefault="00FC2449" w:rsidP="00D47F22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We emphasize that value </w:t>
      </w:r>
      <w:r w:rsidR="00D47F22"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516" w:dyaOrig="360" w14:anchorId="21FAB889">
          <v:shape id="_x0000_i1114" type="#_x0000_t75" style="width:25.5pt;height:18pt" o:ole="">
            <v:imagedata r:id="rId185" o:title=""/>
          </v:shape>
          <o:OLEObject Type="Embed" ProgID="Equation.DSMT4" ShapeID="_x0000_i1114" DrawAspect="Content" ObjectID="_1611678640" r:id="rId186"/>
        </w:object>
      </w:r>
      <w:r w:rsidR="00D47F22" w:rsidRPr="00FC244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can be interpreted as probability of one atom ionization multiplied by an effective density of atoms.</w:t>
      </w:r>
      <w:r w:rsidR="00D47F22" w:rsidRPr="00FC2449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The effective density of atoms is not directly connected to real density of atoms in a crystal.</w:t>
      </w:r>
      <w:r w:rsidR="007761EA">
        <w:rPr>
          <w:rFonts w:ascii="Times New Roman" w:hAnsi="Times New Roman"/>
          <w:sz w:val="28"/>
          <w:szCs w:val="28"/>
          <w:lang w:val="en-US"/>
        </w:rPr>
        <w:t xml:space="preserve"> This</w:t>
      </w:r>
      <w:r w:rsidR="007761EA" w:rsidRPr="007761E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761EA">
        <w:rPr>
          <w:rFonts w:ascii="Times New Roman" w:hAnsi="Times New Roman"/>
          <w:sz w:val="28"/>
          <w:szCs w:val="28"/>
          <w:lang w:val="en-US"/>
        </w:rPr>
        <w:t>is</w:t>
      </w:r>
      <w:r w:rsidR="007761EA" w:rsidRPr="007761E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C054F">
        <w:rPr>
          <w:rFonts w:ascii="Times New Roman" w:hAnsi="Times New Roman"/>
          <w:sz w:val="28"/>
          <w:szCs w:val="28"/>
          <w:lang w:val="en-US"/>
        </w:rPr>
        <w:t>because</w:t>
      </w:r>
      <w:r w:rsidR="007761EA" w:rsidRPr="007761E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761EA">
        <w:rPr>
          <w:rFonts w:ascii="Times New Roman" w:hAnsi="Times New Roman"/>
          <w:sz w:val="28"/>
          <w:szCs w:val="28"/>
          <w:lang w:val="en-US"/>
        </w:rPr>
        <w:t>the</w:t>
      </w:r>
      <w:r w:rsidR="007761EA" w:rsidRPr="007761E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761EA">
        <w:rPr>
          <w:rFonts w:ascii="Times New Roman" w:hAnsi="Times New Roman"/>
          <w:sz w:val="28"/>
          <w:szCs w:val="28"/>
          <w:lang w:val="en-US"/>
        </w:rPr>
        <w:t>behavior</w:t>
      </w:r>
      <w:r w:rsidR="007761EA" w:rsidRPr="007761EA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761EA">
        <w:rPr>
          <w:rFonts w:ascii="Times New Roman" w:hAnsi="Times New Roman"/>
          <w:sz w:val="28"/>
          <w:szCs w:val="28"/>
          <w:lang w:val="en-US"/>
        </w:rPr>
        <w:t>of an electron in a crystal is determined by the interaction with the entire lattice (many atoms). It</w:t>
      </w:r>
      <w:r w:rsidR="007761EA" w:rsidRPr="00ED1C2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761EA">
        <w:rPr>
          <w:rFonts w:ascii="Times New Roman" w:hAnsi="Times New Roman"/>
          <w:sz w:val="28"/>
          <w:szCs w:val="28"/>
          <w:lang w:val="en-US"/>
        </w:rPr>
        <w:t>is</w:t>
      </w:r>
      <w:r w:rsidR="007761EA" w:rsidRPr="00ED1C2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42698">
        <w:rPr>
          <w:rFonts w:ascii="Times New Roman" w:hAnsi="Times New Roman"/>
          <w:sz w:val="28"/>
          <w:szCs w:val="28"/>
          <w:lang w:val="en-US"/>
        </w:rPr>
        <w:t>im</w:t>
      </w:r>
      <w:r w:rsidR="007761EA">
        <w:rPr>
          <w:rFonts w:ascii="Times New Roman" w:hAnsi="Times New Roman"/>
          <w:sz w:val="28"/>
          <w:szCs w:val="28"/>
          <w:lang w:val="en-US"/>
        </w:rPr>
        <w:t>possible</w:t>
      </w:r>
      <w:r w:rsidR="007761EA" w:rsidRPr="00ED1C2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761EA">
        <w:rPr>
          <w:rFonts w:ascii="Times New Roman" w:hAnsi="Times New Roman"/>
          <w:sz w:val="28"/>
          <w:szCs w:val="28"/>
          <w:lang w:val="en-US"/>
        </w:rPr>
        <w:t>to</w:t>
      </w:r>
      <w:r w:rsidR="007761EA" w:rsidRPr="00ED1C2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761EA">
        <w:rPr>
          <w:rFonts w:ascii="Times New Roman" w:hAnsi="Times New Roman"/>
          <w:sz w:val="28"/>
          <w:szCs w:val="28"/>
          <w:lang w:val="en-US"/>
        </w:rPr>
        <w:t>single</w:t>
      </w:r>
      <w:r w:rsidR="007761EA" w:rsidRPr="00ED1C2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761EA">
        <w:rPr>
          <w:rFonts w:ascii="Times New Roman" w:hAnsi="Times New Roman"/>
          <w:sz w:val="28"/>
          <w:szCs w:val="28"/>
          <w:lang w:val="en-US"/>
        </w:rPr>
        <w:t>out</w:t>
      </w:r>
      <w:r w:rsidR="007761EA" w:rsidRPr="00ED1C2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761EA">
        <w:rPr>
          <w:rFonts w:ascii="Times New Roman" w:hAnsi="Times New Roman"/>
          <w:sz w:val="28"/>
          <w:szCs w:val="28"/>
          <w:lang w:val="en-US"/>
        </w:rPr>
        <w:t>one</w:t>
      </w:r>
      <w:r w:rsidR="007761EA" w:rsidRPr="00ED1C2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761EA">
        <w:rPr>
          <w:rFonts w:ascii="Times New Roman" w:hAnsi="Times New Roman"/>
          <w:sz w:val="28"/>
          <w:szCs w:val="28"/>
          <w:lang w:val="en-US"/>
        </w:rPr>
        <w:t>atom</w:t>
      </w:r>
      <w:r w:rsidR="007761EA" w:rsidRPr="00ED1C26">
        <w:rPr>
          <w:rFonts w:ascii="Times New Roman" w:hAnsi="Times New Roman"/>
          <w:sz w:val="28"/>
          <w:szCs w:val="28"/>
          <w:lang w:val="en-US"/>
        </w:rPr>
        <w:t>.</w:t>
      </w:r>
      <w:r w:rsidR="00D47F22" w:rsidRPr="00ED1C26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B4E5ECE" w14:textId="77777777" w:rsidR="00F34DFA" w:rsidRPr="00F34DFA" w:rsidRDefault="00EB74BD" w:rsidP="00F34DFA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Note</w:t>
      </w:r>
      <w:r w:rsidRPr="00EB74B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that</w:t>
      </w:r>
      <w:r w:rsidRPr="00EB74B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fused</w:t>
      </w:r>
      <w:r w:rsidRPr="00EB74B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silica</w:t>
      </w:r>
      <w:r w:rsidRPr="00EB74B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is</w:t>
      </w:r>
      <w:r w:rsidRPr="00EB74B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not</w:t>
      </w:r>
      <w:r w:rsidRPr="00EB74B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EB74B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crystal. Thus</w:t>
      </w:r>
      <w:r w:rsidRPr="00EB74BD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48347D">
        <w:rPr>
          <w:rFonts w:ascii="Times New Roman" w:hAnsi="Times New Roman"/>
          <w:sz w:val="28"/>
          <w:szCs w:val="28"/>
          <w:lang w:val="en-US"/>
        </w:rPr>
        <w:t>technically</w:t>
      </w:r>
      <w:r w:rsidR="004F4979">
        <w:rPr>
          <w:rFonts w:ascii="Times New Roman" w:hAnsi="Times New Roman"/>
          <w:sz w:val="28"/>
          <w:szCs w:val="28"/>
          <w:lang w:val="en-US"/>
        </w:rPr>
        <w:t xml:space="preserve"> speaking</w:t>
      </w:r>
      <w:r w:rsidR="0048347D" w:rsidRPr="0048347D">
        <w:rPr>
          <w:rFonts w:ascii="Times New Roman" w:hAnsi="Times New Roman"/>
          <w:color w:val="FFC000"/>
          <w:sz w:val="28"/>
          <w:szCs w:val="28"/>
          <w:lang w:val="en-US"/>
        </w:rPr>
        <w:t xml:space="preserve"> </w:t>
      </w:r>
      <w:r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>crystal theory</w:t>
      </w:r>
      <w:r w:rsidRPr="0048347D">
        <w:rPr>
          <w:rFonts w:ascii="Times New Roman" w:hAnsi="Times New Roman"/>
          <w:color w:val="FFC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can’t be </w:t>
      </w:r>
      <w:r w:rsidR="0048347D">
        <w:rPr>
          <w:rFonts w:ascii="Times New Roman" w:hAnsi="Times New Roman"/>
          <w:sz w:val="28"/>
          <w:szCs w:val="28"/>
          <w:lang w:val="en-US"/>
        </w:rPr>
        <w:t>applied</w:t>
      </w:r>
      <w:r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48347D">
        <w:rPr>
          <w:rFonts w:ascii="Times New Roman" w:hAnsi="Times New Roman"/>
          <w:sz w:val="28"/>
          <w:szCs w:val="28"/>
          <w:lang w:val="en-US"/>
        </w:rPr>
        <w:t>On</w:t>
      </w:r>
      <w:r w:rsidR="0048347D" w:rsidRPr="00550CB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8347D">
        <w:rPr>
          <w:rFonts w:ascii="Times New Roman" w:hAnsi="Times New Roman"/>
          <w:sz w:val="28"/>
          <w:szCs w:val="28"/>
          <w:lang w:val="en-US"/>
        </w:rPr>
        <w:t>the</w:t>
      </w:r>
      <w:r w:rsidR="0048347D" w:rsidRPr="00550CB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8347D">
        <w:rPr>
          <w:rFonts w:ascii="Times New Roman" w:hAnsi="Times New Roman"/>
          <w:sz w:val="28"/>
          <w:szCs w:val="28"/>
          <w:lang w:val="en-US"/>
        </w:rPr>
        <w:t>other</w:t>
      </w:r>
      <w:r w:rsidR="0048347D" w:rsidRPr="00550CB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8347D">
        <w:rPr>
          <w:rFonts w:ascii="Times New Roman" w:hAnsi="Times New Roman"/>
          <w:sz w:val="28"/>
          <w:szCs w:val="28"/>
          <w:lang w:val="en-US"/>
        </w:rPr>
        <w:t>hand</w:t>
      </w:r>
      <w:r w:rsidR="0048347D" w:rsidRPr="00550CB8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48347D">
        <w:rPr>
          <w:rFonts w:ascii="Times New Roman" w:hAnsi="Times New Roman"/>
          <w:sz w:val="28"/>
          <w:szCs w:val="28"/>
          <w:lang w:val="en-US"/>
        </w:rPr>
        <w:t>density</w:t>
      </w:r>
      <w:r w:rsidR="0048347D" w:rsidRPr="00550CB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50CB8">
        <w:rPr>
          <w:rFonts w:ascii="Times New Roman" w:hAnsi="Times New Roman"/>
          <w:sz w:val="28"/>
          <w:szCs w:val="28"/>
          <w:lang w:val="en-US"/>
        </w:rPr>
        <w:t>in fused silica is very high. Hence</w:t>
      </w:r>
      <w:r w:rsidR="00550CB8" w:rsidRPr="00550CB8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550CB8">
        <w:rPr>
          <w:rFonts w:ascii="Times New Roman" w:hAnsi="Times New Roman"/>
          <w:sz w:val="28"/>
          <w:szCs w:val="28"/>
          <w:lang w:val="en-US"/>
        </w:rPr>
        <w:t>atoms</w:t>
      </w:r>
      <w:r w:rsidR="00550CB8" w:rsidRPr="00550CB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50CB8">
        <w:rPr>
          <w:rFonts w:ascii="Times New Roman" w:hAnsi="Times New Roman"/>
          <w:sz w:val="28"/>
          <w:szCs w:val="28"/>
          <w:lang w:val="en-US"/>
        </w:rPr>
        <w:t>can</w:t>
      </w:r>
      <w:r w:rsidR="00550CB8" w:rsidRPr="00550CB8">
        <w:rPr>
          <w:rFonts w:ascii="Times New Roman" w:hAnsi="Times New Roman"/>
          <w:sz w:val="28"/>
          <w:szCs w:val="28"/>
          <w:lang w:val="en-US"/>
        </w:rPr>
        <w:t>’</w:t>
      </w:r>
      <w:r w:rsidR="00550CB8">
        <w:rPr>
          <w:rFonts w:ascii="Times New Roman" w:hAnsi="Times New Roman"/>
          <w:sz w:val="28"/>
          <w:szCs w:val="28"/>
          <w:lang w:val="en-US"/>
        </w:rPr>
        <w:t>t</w:t>
      </w:r>
      <w:r w:rsidR="00550CB8" w:rsidRPr="00550CB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34DFA">
        <w:rPr>
          <w:rFonts w:ascii="Times New Roman" w:hAnsi="Times New Roman"/>
          <w:sz w:val="28"/>
          <w:szCs w:val="28"/>
          <w:lang w:val="en-US"/>
        </w:rPr>
        <w:t>be considered as</w:t>
      </w:r>
      <w:r w:rsidR="00550CB8">
        <w:rPr>
          <w:rFonts w:ascii="Times New Roman" w:hAnsi="Times New Roman"/>
          <w:sz w:val="28"/>
          <w:szCs w:val="28"/>
          <w:lang w:val="en-US"/>
        </w:rPr>
        <w:t xml:space="preserve"> isolated from each other</w:t>
      </w:r>
      <w:r w:rsidR="00550CB8" w:rsidRPr="00550CB8">
        <w:rPr>
          <w:rFonts w:ascii="Times New Roman" w:hAnsi="Times New Roman"/>
          <w:sz w:val="28"/>
          <w:szCs w:val="28"/>
          <w:lang w:val="en-US"/>
        </w:rPr>
        <w:t>.</w:t>
      </w:r>
      <w:r w:rsidR="00F34DFA" w:rsidRPr="00F34DF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897C580" w14:textId="77777777" w:rsidR="00F34DFA" w:rsidRPr="00F34DFA" w:rsidRDefault="00F34DFA" w:rsidP="00F34DFA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</w:p>
    <w:p w14:paraId="01808FFA" w14:textId="77777777" w:rsidR="00802671" w:rsidRDefault="00802671" w:rsidP="00F34DFA">
      <w:pPr>
        <w:spacing w:line="240" w:lineRule="auto"/>
        <w:ind w:left="360" w:firstLine="348"/>
        <w:jc w:val="center"/>
        <w:outlineLvl w:val="0"/>
        <w:rPr>
          <w:rFonts w:ascii="Times New Roman" w:hAnsi="Times New Roman"/>
          <w:b/>
          <w:sz w:val="28"/>
          <w:szCs w:val="28"/>
          <w:lang w:val="en-US"/>
        </w:rPr>
      </w:pPr>
    </w:p>
    <w:p w14:paraId="3C202072" w14:textId="77777777" w:rsidR="00802671" w:rsidRDefault="00802671" w:rsidP="00F34DFA">
      <w:pPr>
        <w:spacing w:line="240" w:lineRule="auto"/>
        <w:ind w:left="360" w:firstLine="348"/>
        <w:jc w:val="center"/>
        <w:outlineLvl w:val="0"/>
        <w:rPr>
          <w:rFonts w:ascii="Times New Roman" w:hAnsi="Times New Roman"/>
          <w:b/>
          <w:sz w:val="28"/>
          <w:szCs w:val="28"/>
          <w:lang w:val="en-US"/>
        </w:rPr>
      </w:pPr>
    </w:p>
    <w:p w14:paraId="378978DA" w14:textId="77777777" w:rsidR="00802671" w:rsidRDefault="00802671" w:rsidP="00F34DFA">
      <w:pPr>
        <w:spacing w:line="240" w:lineRule="auto"/>
        <w:ind w:left="360" w:firstLine="348"/>
        <w:jc w:val="center"/>
        <w:outlineLvl w:val="0"/>
        <w:rPr>
          <w:rFonts w:ascii="Times New Roman" w:hAnsi="Times New Roman"/>
          <w:b/>
          <w:sz w:val="28"/>
          <w:szCs w:val="28"/>
          <w:lang w:val="en-US"/>
        </w:rPr>
      </w:pPr>
    </w:p>
    <w:p w14:paraId="2FEE146B" w14:textId="77777777" w:rsidR="00802671" w:rsidRDefault="00802671" w:rsidP="00F34DFA">
      <w:pPr>
        <w:spacing w:line="240" w:lineRule="auto"/>
        <w:ind w:left="360" w:firstLine="348"/>
        <w:jc w:val="center"/>
        <w:outlineLvl w:val="0"/>
        <w:rPr>
          <w:rFonts w:ascii="Times New Roman" w:hAnsi="Times New Roman"/>
          <w:b/>
          <w:sz w:val="28"/>
          <w:szCs w:val="28"/>
          <w:lang w:val="en-US"/>
        </w:rPr>
      </w:pPr>
    </w:p>
    <w:p w14:paraId="5B9222D0" w14:textId="77777777" w:rsidR="00F34DFA" w:rsidRPr="009F23B6" w:rsidRDefault="00F34DFA" w:rsidP="00F34DFA">
      <w:pPr>
        <w:spacing w:line="240" w:lineRule="auto"/>
        <w:ind w:left="360" w:firstLine="348"/>
        <w:jc w:val="center"/>
        <w:outlineLvl w:val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Conclusions</w:t>
      </w:r>
    </w:p>
    <w:p w14:paraId="104E6C84" w14:textId="77777777" w:rsidR="00F34DFA" w:rsidRPr="003A085B" w:rsidRDefault="00B372AA" w:rsidP="00F34DFA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The main conclusion of this work is that f</w:t>
      </w:r>
      <w:r w:rsidR="00BE2C18" w:rsidRPr="00BE2C18">
        <w:rPr>
          <w:rFonts w:ascii="Times New Roman" w:hAnsi="Times New Roman"/>
          <w:sz w:val="28"/>
          <w:szCs w:val="28"/>
          <w:lang w:val="en-US"/>
        </w:rPr>
        <w:t xml:space="preserve">or </w:t>
      </w:r>
      <w:r w:rsidR="00BE2C18">
        <w:rPr>
          <w:rFonts w:ascii="Times New Roman" w:eastAsia="Calibri" w:hAnsi="Times New Roman" w:cs="Times New Roman"/>
          <w:position w:val="-10"/>
          <w:sz w:val="28"/>
          <w:szCs w:val="28"/>
          <w:lang w:val="ru-RU" w:eastAsia="ru-RU"/>
        </w:rPr>
        <w:object w:dxaOrig="204" w:dyaOrig="264" w14:anchorId="2A861FC3">
          <v:shape id="_x0000_i1115" type="#_x0000_t75" style="width:10.5pt;height:13.5pt" o:ole="">
            <v:imagedata r:id="rId187" o:title=""/>
          </v:shape>
          <o:OLEObject Type="Embed" ProgID="Equation.DSMT4" ShapeID="_x0000_i1115" DrawAspect="Content" ObjectID="_1611678641" r:id="rId188"/>
        </w:object>
      </w:r>
      <w:r w:rsidR="00BE2C18" w:rsidRPr="00BE2C1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E2C18">
        <w:rPr>
          <w:rFonts w:ascii="Times New Roman" w:hAnsi="Times New Roman"/>
          <w:sz w:val="28"/>
          <w:szCs w:val="28"/>
          <w:lang w:val="en-US"/>
        </w:rPr>
        <w:t>values</w:t>
      </w:r>
      <w:r>
        <w:rPr>
          <w:rFonts w:ascii="Times New Roman" w:hAnsi="Times New Roman"/>
          <w:sz w:val="28"/>
          <w:szCs w:val="28"/>
          <w:lang w:val="en-US"/>
        </w:rPr>
        <w:t xml:space="preserve"> in the range of interest and</w:t>
      </w:r>
      <w:r w:rsidR="00BE2C18" w:rsidRPr="00BE2C1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E2C18">
        <w:rPr>
          <w:rFonts w:ascii="Times New Roman" w:hAnsi="Times New Roman"/>
          <w:sz w:val="28"/>
          <w:szCs w:val="28"/>
          <w:lang w:val="en-US"/>
        </w:rPr>
        <w:t>not</w:t>
      </w:r>
      <w:r w:rsidR="00BE2C18" w:rsidRPr="00BE2C1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E2C18">
        <w:rPr>
          <w:rFonts w:ascii="Times New Roman" w:hAnsi="Times New Roman"/>
          <w:sz w:val="28"/>
          <w:szCs w:val="28"/>
          <w:lang w:val="en-US"/>
        </w:rPr>
        <w:t>exceeding</w:t>
      </w:r>
      <w:r w:rsidR="00BE2C18" w:rsidRPr="00BE2C1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E2C18">
        <w:rPr>
          <w:rFonts w:ascii="Times New Roman" w:eastAsia="Calibri" w:hAnsi="Times New Roman" w:cs="Times New Roman"/>
          <w:position w:val="-6"/>
          <w:sz w:val="28"/>
          <w:szCs w:val="28"/>
          <w:lang w:val="ru-RU" w:eastAsia="ru-RU"/>
        </w:rPr>
        <w:object w:dxaOrig="504" w:dyaOrig="276" w14:anchorId="767D3F76">
          <v:shape id="_x0000_i1116" type="#_x0000_t75" style="width:25.5pt;height:13.5pt" o:ole="">
            <v:imagedata r:id="rId189" o:title=""/>
          </v:shape>
          <o:OLEObject Type="Embed" ProgID="Equation.DSMT4" ShapeID="_x0000_i1116" DrawAspect="Content" ObjectID="_1611678642" r:id="rId190"/>
        </w:objec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,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the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results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of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the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different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models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(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atom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and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saddle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-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point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method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for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integral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value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calculation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(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Keldysh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)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and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precise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integral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calculation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(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current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work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,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Keldysh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’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s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theory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for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crystal</w:t>
      </w:r>
      <w:r w:rsidR="00BE2C18" w:rsidRPr="00BE2C18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))</w:t>
      </w:r>
      <w:r w:rsidR="00BE2C18" w:rsidRPr="00BE2C1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E2C18">
        <w:rPr>
          <w:rFonts w:ascii="Times New Roman" w:hAnsi="Times New Roman"/>
          <w:sz w:val="28"/>
          <w:szCs w:val="28"/>
          <w:lang w:val="en-US"/>
        </w:rPr>
        <w:t>are</w:t>
      </w:r>
      <w:r w:rsidR="00BE2C18" w:rsidRPr="00BE2C1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E2C18">
        <w:rPr>
          <w:rFonts w:ascii="Times New Roman" w:hAnsi="Times New Roman"/>
          <w:sz w:val="28"/>
          <w:szCs w:val="28"/>
          <w:lang w:val="en-US"/>
        </w:rPr>
        <w:t>very</w:t>
      </w:r>
      <w:r w:rsidR="00BE2C18" w:rsidRPr="00BE2C1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E2C18">
        <w:rPr>
          <w:rFonts w:ascii="Times New Roman" w:hAnsi="Times New Roman"/>
          <w:sz w:val="28"/>
          <w:szCs w:val="28"/>
          <w:lang w:val="en-US"/>
        </w:rPr>
        <w:t>close</w:t>
      </w:r>
      <w:r w:rsidR="00BE2C18" w:rsidRPr="00BE2C18">
        <w:rPr>
          <w:rFonts w:ascii="Times New Roman" w:hAnsi="Times New Roman"/>
          <w:sz w:val="28"/>
          <w:szCs w:val="28"/>
          <w:lang w:val="en-US"/>
        </w:rPr>
        <w:t>.</w:t>
      </w:r>
      <w:r w:rsidR="00BE2C1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D3E95">
        <w:rPr>
          <w:rFonts w:ascii="Times New Roman" w:hAnsi="Times New Roman"/>
          <w:sz w:val="28"/>
          <w:szCs w:val="28"/>
          <w:lang w:val="en-US"/>
        </w:rPr>
        <w:t>Considering</w:t>
      </w:r>
      <w:r w:rsidR="00BE2C18" w:rsidRPr="006100C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E2C18">
        <w:rPr>
          <w:rFonts w:ascii="Times New Roman" w:hAnsi="Times New Roman"/>
          <w:sz w:val="28"/>
          <w:szCs w:val="28"/>
          <w:lang w:val="en-US"/>
        </w:rPr>
        <w:t>multiple</w:t>
      </w:r>
      <w:r w:rsidR="00BE2C18" w:rsidRPr="006100C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100C5">
        <w:rPr>
          <w:rFonts w:ascii="Times New Roman" w:hAnsi="Times New Roman"/>
          <w:sz w:val="28"/>
          <w:szCs w:val="28"/>
          <w:lang w:val="en-US"/>
        </w:rPr>
        <w:t>assumptions, the differences between results are insignificant.</w:t>
      </w:r>
      <w:r w:rsidR="00F34DFA" w:rsidRPr="006100C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D3E95">
        <w:rPr>
          <w:rFonts w:ascii="Times New Roman" w:hAnsi="Times New Roman"/>
          <w:sz w:val="28"/>
          <w:szCs w:val="28"/>
          <w:lang w:val="cs-CZ"/>
        </w:rPr>
        <w:t>Thus, the simpler model for photoionisation</w:t>
      </w:r>
      <w:r w:rsidR="00D576EB">
        <w:rPr>
          <w:rFonts w:ascii="Times New Roman" w:hAnsi="Times New Roman"/>
          <w:sz w:val="28"/>
          <w:szCs w:val="28"/>
          <w:lang w:val="cs-CZ"/>
        </w:rPr>
        <w:t xml:space="preserve"> can be used</w:t>
      </w:r>
      <w:r w:rsidR="00BD3E95">
        <w:rPr>
          <w:rFonts w:ascii="Times New Roman" w:hAnsi="Times New Roman"/>
          <w:sz w:val="28"/>
          <w:szCs w:val="28"/>
          <w:lang w:val="cs-CZ"/>
        </w:rPr>
        <w:t>, for example</w:t>
      </w:r>
      <w:r w:rsidR="00D576EB">
        <w:rPr>
          <w:rFonts w:ascii="Times New Roman" w:hAnsi="Times New Roman"/>
          <w:sz w:val="28"/>
          <w:szCs w:val="28"/>
          <w:lang w:val="cs-CZ"/>
        </w:rPr>
        <w:t xml:space="preserve"> for fu</w:t>
      </w:r>
      <w:r>
        <w:rPr>
          <w:rFonts w:ascii="Times New Roman" w:hAnsi="Times New Roman"/>
          <w:sz w:val="28"/>
          <w:szCs w:val="28"/>
          <w:lang w:val="cs-CZ"/>
        </w:rPr>
        <w:t>r</w:t>
      </w:r>
      <w:r w:rsidR="00D576EB">
        <w:rPr>
          <w:rFonts w:ascii="Times New Roman" w:hAnsi="Times New Roman"/>
          <w:sz w:val="28"/>
          <w:szCs w:val="28"/>
          <w:lang w:val="cs-CZ"/>
        </w:rPr>
        <w:t>ther development of</w:t>
      </w:r>
      <w:r w:rsidR="00BD3E95">
        <w:rPr>
          <w:rFonts w:ascii="Times New Roman" w:hAnsi="Times New Roman"/>
          <w:sz w:val="28"/>
          <w:szCs w:val="28"/>
          <w:lang w:val="cs-CZ"/>
        </w:rPr>
        <w:t xml:space="preserve"> </w:t>
      </w:r>
      <w:r w:rsidR="00D576EB">
        <w:rPr>
          <w:rFonts w:ascii="Times New Roman" w:hAnsi="Times New Roman"/>
          <w:sz w:val="28"/>
          <w:szCs w:val="28"/>
          <w:lang w:val="cs-CZ"/>
        </w:rPr>
        <w:t xml:space="preserve">photoionisation theory for </w:t>
      </w:r>
      <w:r w:rsidR="00F56F1C">
        <w:rPr>
          <w:rFonts w:ascii="Times New Roman" w:hAnsi="Times New Roman"/>
          <w:sz w:val="28"/>
          <w:szCs w:val="28"/>
          <w:lang w:val="cs-CZ"/>
        </w:rPr>
        <w:t>two color</w:t>
      </w:r>
      <w:r w:rsidR="00D576EB">
        <w:rPr>
          <w:rFonts w:ascii="Times New Roman" w:hAnsi="Times New Roman"/>
          <w:sz w:val="28"/>
          <w:szCs w:val="28"/>
          <w:lang w:val="cs-CZ"/>
        </w:rPr>
        <w:t xml:space="preserve"> pulse</w:t>
      </w:r>
      <w:r>
        <w:rPr>
          <w:rFonts w:ascii="Times New Roman" w:hAnsi="Times New Roman"/>
          <w:sz w:val="28"/>
          <w:szCs w:val="28"/>
          <w:lang w:val="cs-CZ"/>
        </w:rPr>
        <w:t>s</w:t>
      </w:r>
      <w:r w:rsidR="00D576EB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3A085B">
        <w:rPr>
          <w:rFonts w:ascii="Times New Roman" w:hAnsi="Times New Roman"/>
          <w:sz w:val="28"/>
          <w:szCs w:val="28"/>
          <w:lang w:val="en-US"/>
        </w:rPr>
        <w:t xml:space="preserve">Wherein a coefficient, which is determined from comparison </w:t>
      </w:r>
      <w:r>
        <w:rPr>
          <w:rFonts w:ascii="Times New Roman" w:hAnsi="Times New Roman"/>
          <w:sz w:val="28"/>
          <w:szCs w:val="28"/>
          <w:lang w:val="en-US"/>
        </w:rPr>
        <w:t>with</w:t>
      </w:r>
      <w:r w:rsidR="003A085B">
        <w:rPr>
          <w:rFonts w:ascii="Times New Roman" w:hAnsi="Times New Roman"/>
          <w:sz w:val="28"/>
          <w:szCs w:val="28"/>
          <w:lang w:val="en-US"/>
        </w:rPr>
        <w:t xml:space="preserve"> experiment</w:t>
      </w:r>
      <w:r>
        <w:rPr>
          <w:rFonts w:ascii="Times New Roman" w:hAnsi="Times New Roman"/>
          <w:sz w:val="28"/>
          <w:szCs w:val="28"/>
          <w:lang w:val="en-US"/>
        </w:rPr>
        <w:t>al</w:t>
      </w:r>
      <w:r w:rsidR="003A085B">
        <w:rPr>
          <w:rFonts w:ascii="Times New Roman" w:hAnsi="Times New Roman"/>
          <w:sz w:val="28"/>
          <w:szCs w:val="28"/>
          <w:lang w:val="en-US"/>
        </w:rPr>
        <w:t xml:space="preserve"> results or from calc</w:t>
      </w:r>
      <w:r w:rsidR="00231860">
        <w:rPr>
          <w:rFonts w:ascii="Times New Roman" w:hAnsi="Times New Roman"/>
          <w:sz w:val="28"/>
          <w:szCs w:val="28"/>
          <w:lang w:val="en-US"/>
        </w:rPr>
        <w:t>ulations</w:t>
      </w:r>
      <w:r w:rsidR="00A51DAB">
        <w:rPr>
          <w:rFonts w:ascii="Times New Roman" w:hAnsi="Times New Roman"/>
          <w:sz w:val="28"/>
          <w:szCs w:val="28"/>
          <w:lang w:val="en-US"/>
        </w:rPr>
        <w:t xml:space="preserve"> based on</w:t>
      </w:r>
      <w:r w:rsidR="003A085B">
        <w:rPr>
          <w:rFonts w:ascii="Times New Roman" w:hAnsi="Times New Roman"/>
          <w:sz w:val="28"/>
          <w:szCs w:val="28"/>
          <w:lang w:val="en-US"/>
        </w:rPr>
        <w:t xml:space="preserve"> initial principles, must be introduced.</w:t>
      </w:r>
      <w:r w:rsidR="00F34DFA" w:rsidRPr="003A085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31860">
        <w:rPr>
          <w:rFonts w:ascii="Times New Roman" w:hAnsi="Times New Roman"/>
          <w:sz w:val="28"/>
          <w:szCs w:val="28"/>
          <w:lang w:val="en-US"/>
        </w:rPr>
        <w:t xml:space="preserve">The </w:t>
      </w:r>
      <w:r w:rsidR="003A085B">
        <w:rPr>
          <w:rFonts w:ascii="Times New Roman" w:hAnsi="Times New Roman"/>
          <w:sz w:val="28"/>
          <w:szCs w:val="28"/>
          <w:lang w:val="en-US"/>
        </w:rPr>
        <w:t>electron</w:t>
      </w:r>
      <w:r w:rsidR="00231860">
        <w:rPr>
          <w:rFonts w:ascii="Times New Roman" w:hAnsi="Times New Roman"/>
          <w:sz w:val="28"/>
          <w:szCs w:val="28"/>
          <w:lang w:val="en-US"/>
        </w:rPr>
        <w:t>’s mass</w:t>
      </w:r>
      <w:r w:rsidR="003A085B">
        <w:rPr>
          <w:rFonts w:ascii="Times New Roman" w:hAnsi="Times New Roman"/>
          <w:sz w:val="28"/>
          <w:szCs w:val="28"/>
          <w:lang w:val="en-US"/>
        </w:rPr>
        <w:t xml:space="preserve"> must be considered as adjustable parameter as well.</w:t>
      </w:r>
    </w:p>
    <w:p w14:paraId="2BA5CD76" w14:textId="77777777" w:rsidR="00F34DFA" w:rsidRDefault="00F34DFA" w:rsidP="00F34DFA">
      <w:pPr>
        <w:spacing w:line="240" w:lineRule="auto"/>
        <w:ind w:left="360" w:hanging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3DF87C3A" wp14:editId="00C2A3F3">
            <wp:extent cx="6667500" cy="5341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534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E29D" w14:textId="77777777" w:rsidR="00F34DFA" w:rsidRPr="002C0E75" w:rsidRDefault="00F34DFA" w:rsidP="00F34DFA">
      <w:pPr>
        <w:spacing w:line="240" w:lineRule="auto"/>
        <w:ind w:left="360" w:firstLine="348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commentRangeStart w:id="18"/>
      <w:r w:rsidRPr="00F34DFA">
        <w:rPr>
          <w:rFonts w:ascii="Times New Roman" w:hAnsi="Times New Roman"/>
          <w:sz w:val="28"/>
          <w:szCs w:val="28"/>
          <w:lang w:val="ru-RU"/>
        </w:rPr>
        <w:t>Рис</w:t>
      </w:r>
      <w:r w:rsidRPr="002C0E75">
        <w:rPr>
          <w:rFonts w:ascii="Times New Roman" w:hAnsi="Times New Roman"/>
          <w:sz w:val="28"/>
          <w:szCs w:val="28"/>
          <w:lang w:val="en-US"/>
        </w:rPr>
        <w:t xml:space="preserve">. 3 </w:t>
      </w:r>
      <w:r w:rsidR="002C0E75" w:rsidRPr="002C0E75">
        <w:rPr>
          <w:rFonts w:ascii="Times New Roman" w:hAnsi="Times New Roman"/>
          <w:sz w:val="28"/>
          <w:szCs w:val="28"/>
          <w:lang w:val="en-US"/>
        </w:rPr>
        <w:t>Red curve</w:t>
      </w:r>
      <w:r w:rsidR="002C0E75">
        <w:rPr>
          <w:rFonts w:ascii="Times New Roman" w:hAnsi="Times New Roman"/>
          <w:sz w:val="28"/>
          <w:szCs w:val="28"/>
          <w:lang w:val="en-US"/>
        </w:rPr>
        <w:t>:</w:t>
      </w:r>
      <w:r w:rsidRPr="002C0E7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996" w:dyaOrig="360" w14:anchorId="461863D0">
          <v:shape id="_x0000_i1117" type="#_x0000_t75" style="width:49.5pt;height:18pt" o:ole="">
            <v:imagedata r:id="rId192" o:title=""/>
          </v:shape>
          <o:OLEObject Type="Embed" ProgID="Equation.DSMT4" ShapeID="_x0000_i1117" DrawAspect="Content" ObjectID="_1611678643" r:id="rId193"/>
        </w:object>
      </w:r>
      <w:r w:rsidRPr="002C0E75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2C0E75" w:rsidRPr="002C0E75">
        <w:rPr>
          <w:rFonts w:ascii="Times New Roman" w:hAnsi="Times New Roman"/>
          <w:sz w:val="28"/>
          <w:szCs w:val="28"/>
          <w:lang w:val="en-US"/>
        </w:rPr>
        <w:t>black curve</w:t>
      </w:r>
      <w:r w:rsidR="002C0E75">
        <w:rPr>
          <w:rFonts w:ascii="Times New Roman" w:hAnsi="Times New Roman"/>
          <w:sz w:val="28"/>
          <w:szCs w:val="28"/>
          <w:lang w:val="en-US"/>
        </w:rPr>
        <w:t>:</w:t>
      </w:r>
      <w:r w:rsidRPr="002C0E7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2C0E75"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840" w:dyaOrig="360" w14:anchorId="30BA07CB">
          <v:shape id="_x0000_i1118" type="#_x0000_t75" style="width:42pt;height:18pt" o:ole="">
            <v:imagedata r:id="rId194" o:title=""/>
          </v:shape>
          <o:OLEObject Type="Embed" ProgID="Equation.DSMT4" ShapeID="_x0000_i1118" DrawAspect="Content" ObjectID="_1611678644" r:id="rId195"/>
        </w:object>
      </w:r>
      <w:r w:rsidR="002C0E75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, </w:t>
      </w:r>
      <w:r w:rsidR="002C0E75">
        <w:rPr>
          <w:rFonts w:ascii="Times New Roman" w:hAnsi="Times New Roman"/>
          <w:sz w:val="28"/>
          <w:szCs w:val="28"/>
          <w:lang w:val="en-US"/>
        </w:rPr>
        <w:t>from Gulley’s article</w:t>
      </w:r>
      <w:r w:rsidRPr="002C0E75">
        <w:rPr>
          <w:rFonts w:ascii="Times New Roman" w:hAnsi="Times New Roman"/>
          <w:sz w:val="28"/>
          <w:szCs w:val="28"/>
          <w:lang w:val="en-US"/>
        </w:rPr>
        <w:t xml:space="preserve"> </w:t>
      </w:r>
      <w:commentRangeEnd w:id="18"/>
      <w:r w:rsidR="00BB21D9">
        <w:rPr>
          <w:rStyle w:val="CommentReference"/>
        </w:rPr>
        <w:commentReference w:id="18"/>
      </w:r>
    </w:p>
    <w:p w14:paraId="194D6419" w14:textId="77777777" w:rsidR="00F34DFA" w:rsidRPr="002C0E75" w:rsidRDefault="00F34DFA" w:rsidP="00F34DFA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</w:p>
    <w:p w14:paraId="4905DC5D" w14:textId="77777777" w:rsidR="00353282" w:rsidRPr="00ED1C26" w:rsidRDefault="00353282" w:rsidP="00802671">
      <w:pPr>
        <w:spacing w:line="240" w:lineRule="auto"/>
        <w:ind w:left="360" w:firstLine="348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The</w:t>
      </w:r>
      <w:r w:rsidRPr="0035328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radiation</w:t>
      </w:r>
      <w:r w:rsidRPr="0035328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wavelength</w:t>
      </w:r>
      <w:r w:rsidRPr="0035328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is</w:t>
      </w:r>
      <w:r w:rsidRPr="0035328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much</w:t>
      </w:r>
      <w:r w:rsidRPr="0035328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86215">
        <w:rPr>
          <w:rFonts w:ascii="Times New Roman" w:hAnsi="Times New Roman"/>
          <w:sz w:val="28"/>
          <w:szCs w:val="28"/>
          <w:lang w:val="en-US"/>
        </w:rPr>
        <w:t>longer tha</w:t>
      </w:r>
      <w:r>
        <w:rPr>
          <w:rFonts w:ascii="Times New Roman" w:hAnsi="Times New Roman"/>
          <w:sz w:val="28"/>
          <w:szCs w:val="28"/>
          <w:lang w:val="en-US"/>
        </w:rPr>
        <w:t>n size</w:t>
      </w:r>
      <w:r w:rsidR="00AE65EB">
        <w:rPr>
          <w:rFonts w:ascii="Times New Roman" w:hAnsi="Times New Roman"/>
          <w:sz w:val="28"/>
          <w:szCs w:val="28"/>
          <w:lang w:val="en-US"/>
        </w:rPr>
        <w:t xml:space="preserve"> of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93F17">
        <w:rPr>
          <w:rFonts w:ascii="Times New Roman" w:hAnsi="Times New Roman"/>
          <w:sz w:val="28"/>
          <w:szCs w:val="28"/>
          <w:lang w:val="en-US"/>
        </w:rPr>
        <w:t xml:space="preserve">the </w:t>
      </w:r>
      <w:r>
        <w:rPr>
          <w:rFonts w:ascii="Times New Roman" w:hAnsi="Times New Roman"/>
          <w:sz w:val="28"/>
          <w:szCs w:val="28"/>
          <w:lang w:val="en-US"/>
        </w:rPr>
        <w:t xml:space="preserve">atom. Thus, </w:t>
      </w:r>
      <w:r w:rsidR="00493F17">
        <w:rPr>
          <w:rFonts w:ascii="Times New Roman" w:hAnsi="Times New Roman"/>
          <w:sz w:val="28"/>
          <w:szCs w:val="28"/>
          <w:lang w:val="en-US"/>
        </w:rPr>
        <w:t xml:space="preserve">the </w:t>
      </w:r>
      <w:r>
        <w:rPr>
          <w:rFonts w:ascii="Times New Roman" w:hAnsi="Times New Roman"/>
          <w:sz w:val="28"/>
          <w:szCs w:val="28"/>
          <w:lang w:val="en-US"/>
        </w:rPr>
        <w:t xml:space="preserve">electrical field depends only on time and </w:t>
      </w:r>
      <w:r w:rsidR="00D57FD7">
        <w:rPr>
          <w:rFonts w:ascii="Times New Roman" w:hAnsi="Times New Roman"/>
          <w:sz w:val="28"/>
          <w:szCs w:val="28"/>
          <w:lang w:val="en-US"/>
        </w:rPr>
        <w:t>is defined as follows:</w:t>
      </w:r>
      <w:r w:rsidRPr="00353282">
        <w:rPr>
          <w:rFonts w:ascii="Times New Roman" w:hAnsi="Times New Roman"/>
          <w:sz w:val="28"/>
          <w:szCs w:val="28"/>
          <w:lang w:val="en-US"/>
        </w:rPr>
        <w:t xml:space="preserve"> </w:t>
      </w:r>
    </w:p>
    <w:commentRangeStart w:id="19"/>
    <w:p w14:paraId="00E3A7FE" w14:textId="77777777" w:rsidR="00353282" w:rsidRPr="00ED1C26" w:rsidRDefault="00353282" w:rsidP="00353282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  <w:szCs w:val="20"/>
          <w:lang w:val="en-US"/>
        </w:rPr>
      </w:pP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4104" w:dyaOrig="360" w14:anchorId="6BC9C4E5">
          <v:shape id="_x0000_i1119" type="#_x0000_t75" style="width:205.5pt;height:18pt" o:ole="">
            <v:imagedata r:id="rId196" o:title=""/>
          </v:shape>
          <o:OLEObject Type="Embed" ProgID="Equation.DSMT4" ShapeID="_x0000_i1119" DrawAspect="Content" ObjectID="_1611678645" r:id="rId197"/>
        </w:object>
      </w:r>
      <w:commentRangeEnd w:id="19"/>
      <w:r w:rsidR="00BB21D9">
        <w:rPr>
          <w:rStyle w:val="CommentReference"/>
        </w:rPr>
        <w:commentReference w:id="19"/>
      </w:r>
      <w:r w:rsidR="00C74441" w:rsidRPr="00ED1C26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,</w:t>
      </w:r>
    </w:p>
    <w:p w14:paraId="38B06456" w14:textId="77777777" w:rsidR="00353282" w:rsidRPr="00ED1C26" w:rsidRDefault="00353282" w:rsidP="00353282">
      <w:pPr>
        <w:spacing w:line="240" w:lineRule="auto"/>
        <w:ind w:left="720" w:hanging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ED1C26">
        <w:rPr>
          <w:rFonts w:ascii="Times New Roman" w:hAnsi="Times New Roman"/>
          <w:color w:val="000000"/>
          <w:sz w:val="28"/>
          <w:lang w:val="en-US"/>
        </w:rPr>
        <w:tab/>
      </w:r>
      <w:r w:rsidR="00C74441" w:rsidRPr="005173EB">
        <w:rPr>
          <w:rFonts w:ascii="Times New Roman" w:hAnsi="Times New Roman"/>
          <w:color w:val="000000"/>
          <w:sz w:val="28"/>
          <w:lang w:val="en-US"/>
        </w:rPr>
        <w:t xml:space="preserve">Where </w:t>
      </w: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624" w:dyaOrig="360" w14:anchorId="36937057">
          <v:shape id="_x0000_i1120" type="#_x0000_t75" style="width:31.5pt;height:18pt" o:ole="">
            <v:imagedata r:id="rId198" o:title=""/>
          </v:shape>
          <o:OLEObject Type="Embed" ProgID="Equation.DSMT4" ShapeID="_x0000_i1120" DrawAspect="Content" ObjectID="_1611678646" r:id="rId199"/>
        </w:objec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74441">
        <w:rPr>
          <w:rFonts w:ascii="Times New Roman" w:hAnsi="Times New Roman"/>
          <w:color w:val="000000"/>
          <w:sz w:val="28"/>
          <w:lang w:val="en-US"/>
        </w:rPr>
        <w:t>states</w:t>
      </w:r>
      <w:r w:rsidR="00C74441"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74441">
        <w:rPr>
          <w:rFonts w:ascii="Times New Roman" w:hAnsi="Times New Roman"/>
          <w:color w:val="000000"/>
          <w:sz w:val="28"/>
          <w:lang w:val="en-US"/>
        </w:rPr>
        <w:t>for</w:t>
      </w:r>
      <w:r w:rsidR="00C74441"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74441">
        <w:rPr>
          <w:rFonts w:ascii="Times New Roman" w:hAnsi="Times New Roman"/>
          <w:color w:val="000000"/>
          <w:sz w:val="28"/>
          <w:lang w:val="en-US"/>
        </w:rPr>
        <w:t>first</w:t>
      </w:r>
      <w:r w:rsidR="00C74441"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74441">
        <w:rPr>
          <w:rFonts w:ascii="Times New Roman" w:hAnsi="Times New Roman"/>
          <w:color w:val="000000"/>
          <w:sz w:val="28"/>
          <w:lang w:val="en-US"/>
        </w:rPr>
        <w:t>and</w:t>
      </w:r>
      <w:r w:rsidR="00C74441"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74441">
        <w:rPr>
          <w:rFonts w:ascii="Times New Roman" w:hAnsi="Times New Roman"/>
          <w:color w:val="000000"/>
          <w:sz w:val="28"/>
          <w:lang w:val="en-US"/>
        </w:rPr>
        <w:t>second</w:t>
      </w:r>
      <w:r w:rsidR="00C74441"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74441">
        <w:rPr>
          <w:rFonts w:ascii="Times New Roman" w:hAnsi="Times New Roman"/>
          <w:color w:val="000000"/>
          <w:sz w:val="28"/>
          <w:lang w:val="en-US"/>
        </w:rPr>
        <w:t>harmonic</w:t>
      </w:r>
      <w:r w:rsidR="00C74441" w:rsidRPr="005173EB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C74441">
        <w:rPr>
          <w:rFonts w:ascii="Times New Roman" w:hAnsi="Times New Roman"/>
          <w:color w:val="000000"/>
          <w:sz w:val="28"/>
          <w:lang w:val="en-US"/>
        </w:rPr>
        <w:t>which</w:t>
      </w:r>
      <w:r w:rsidR="00C74441"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74441">
        <w:rPr>
          <w:rFonts w:ascii="Times New Roman" w:hAnsi="Times New Roman"/>
          <w:color w:val="000000"/>
          <w:sz w:val="28"/>
          <w:lang w:val="en-US"/>
        </w:rPr>
        <w:t>are</w:t>
      </w:r>
      <w:r w:rsidR="00C74441"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74441">
        <w:rPr>
          <w:rFonts w:ascii="Times New Roman" w:hAnsi="Times New Roman"/>
          <w:color w:val="000000"/>
          <w:sz w:val="28"/>
          <w:lang w:val="en-US"/>
        </w:rPr>
        <w:t>polarized</w:t>
      </w:r>
      <w:r w:rsidR="00C74441"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74441">
        <w:rPr>
          <w:rFonts w:ascii="Times New Roman" w:hAnsi="Times New Roman"/>
          <w:color w:val="000000"/>
          <w:sz w:val="28"/>
          <w:lang w:val="en-US"/>
        </w:rPr>
        <w:t>along</w:t>
      </w:r>
      <w:r w:rsidR="00C74441"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74441">
        <w:rPr>
          <w:rFonts w:ascii="Times New Roman" w:hAnsi="Times New Roman"/>
          <w:color w:val="000000"/>
          <w:sz w:val="28"/>
          <w:lang w:val="en-US"/>
        </w:rPr>
        <w:t>constant</w:t>
      </w:r>
      <w:r w:rsidR="00C74441"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74441">
        <w:rPr>
          <w:rFonts w:ascii="Times New Roman" w:hAnsi="Times New Roman"/>
          <w:color w:val="000000"/>
          <w:sz w:val="28"/>
          <w:lang w:val="en-US"/>
        </w:rPr>
        <w:t>vectors</w: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516" w:dyaOrig="360" w14:anchorId="514989DA">
          <v:shape id="_x0000_i1121" type="#_x0000_t75" style="width:25.5pt;height:18pt" o:ole="">
            <v:imagedata r:id="rId200" o:title=""/>
          </v:shape>
          <o:OLEObject Type="Embed" ProgID="Equation.DSMT4" ShapeID="_x0000_i1121" DrawAspect="Content" ObjectID="_1611678647" r:id="rId201"/>
        </w:objec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5173EB">
        <w:rPr>
          <w:rFonts w:ascii="Times New Roman" w:hAnsi="Times New Roman"/>
          <w:color w:val="000000"/>
          <w:sz w:val="28"/>
          <w:lang w:val="en-US"/>
        </w:rPr>
        <w:t>Some of following calculations can be performed for time-depended amplitudes.</w: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A3BA0">
        <w:rPr>
          <w:rFonts w:ascii="Times New Roman" w:hAnsi="Times New Roman"/>
          <w:color w:val="000000"/>
          <w:sz w:val="28"/>
          <w:lang w:val="en-US"/>
        </w:rPr>
        <w:t>Thus</w:t>
      </w:r>
      <w:r w:rsidR="008A3BA0" w:rsidRPr="008A3BA0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8A3BA0">
        <w:rPr>
          <w:rFonts w:ascii="Times New Roman" w:hAnsi="Times New Roman"/>
          <w:color w:val="000000"/>
          <w:sz w:val="28"/>
          <w:lang w:val="en-US"/>
        </w:rPr>
        <w:t>time</w:t>
      </w:r>
      <w:r w:rsidR="008A3BA0" w:rsidRPr="008A3BA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A3BA0">
        <w:rPr>
          <w:rFonts w:ascii="Times New Roman" w:hAnsi="Times New Roman"/>
          <w:color w:val="000000"/>
          <w:sz w:val="28"/>
          <w:lang w:val="en-US"/>
        </w:rPr>
        <w:t>dependence</w:t>
      </w:r>
      <w:r w:rsidR="008A3BA0" w:rsidRPr="008A3BA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A3BA0">
        <w:rPr>
          <w:rFonts w:ascii="Times New Roman" w:hAnsi="Times New Roman"/>
          <w:color w:val="000000"/>
          <w:sz w:val="28"/>
          <w:lang w:val="en-US"/>
        </w:rPr>
        <w:t>of</w:t>
      </w:r>
      <w:r w:rsidR="008A3BA0" w:rsidRPr="008A3BA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624" w:dyaOrig="360" w14:anchorId="0D3A5EA5">
          <v:shape id="_x0000_i1122" type="#_x0000_t75" style="width:31.5pt;height:18pt" o:ole="">
            <v:imagedata r:id="rId198" o:title=""/>
          </v:shape>
          <o:OLEObject Type="Embed" ProgID="Equation.DSMT4" ShapeID="_x0000_i1122" DrawAspect="Content" ObjectID="_1611678648" r:id="rId202"/>
        </w:object>
      </w:r>
      <w:r w:rsidRPr="008A3BA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A3BA0">
        <w:rPr>
          <w:rFonts w:ascii="Times New Roman" w:hAnsi="Times New Roman"/>
          <w:color w:val="000000"/>
          <w:sz w:val="28"/>
          <w:lang w:val="en-US"/>
        </w:rPr>
        <w:t>is still considered.</w:t>
      </w:r>
      <w:r w:rsidRPr="008A3BA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A3BA0">
        <w:rPr>
          <w:rFonts w:ascii="Times New Roman" w:hAnsi="Times New Roman"/>
          <w:color w:val="000000"/>
          <w:sz w:val="28"/>
          <w:lang w:val="en-US"/>
        </w:rPr>
        <w:t>Harmonics can be shifted by phase</w:t>
      </w:r>
      <w:r w:rsidRPr="008A3BA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276" w:dyaOrig="360" w14:anchorId="134D8961">
          <v:shape id="_x0000_i1123" type="#_x0000_t75" style="width:13.5pt;height:18pt" o:ole="">
            <v:imagedata r:id="rId203" o:title=""/>
          </v:shape>
          <o:OLEObject Type="Embed" ProgID="Equation.DSMT4" ShapeID="_x0000_i1123" DrawAspect="Content" ObjectID="_1611678649" r:id="rId204"/>
        </w:object>
      </w:r>
      <w:r w:rsidRPr="008A3BA0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AF2CDC">
        <w:rPr>
          <w:rFonts w:ascii="Times New Roman" w:hAnsi="Times New Roman"/>
          <w:color w:val="000000"/>
          <w:sz w:val="28"/>
          <w:lang w:val="en-US"/>
        </w:rPr>
        <w:t xml:space="preserve">The main results are obtained for </w:t>
      </w:r>
      <w:r>
        <w:rPr>
          <w:rFonts w:ascii="Times New Roman" w:eastAsia="Calibri" w:hAnsi="Times New Roman" w:cs="Times New Roman"/>
          <w:color w:val="000000"/>
          <w:position w:val="-14"/>
          <w:sz w:val="28"/>
          <w:szCs w:val="20"/>
          <w:lang w:val="ru-RU" w:eastAsia="ru-RU"/>
        </w:rPr>
        <w:object w:dxaOrig="600" w:dyaOrig="384" w14:anchorId="209C12E0">
          <v:shape id="_x0000_i1124" type="#_x0000_t75" style="width:30pt;height:19.5pt" o:ole="">
            <v:imagedata r:id="rId205" o:title=""/>
          </v:shape>
          <o:OLEObject Type="Embed" ProgID="Equation.DSMT4" ShapeID="_x0000_i1124" DrawAspect="Content" ObjectID="_1611678650" r:id="rId206"/>
        </w:object>
      </w:r>
      <w:r w:rsidRPr="00AF2CDC">
        <w:rPr>
          <w:rFonts w:ascii="Times New Roman" w:hAnsi="Times New Roman"/>
          <w:color w:val="000000"/>
          <w:sz w:val="28"/>
          <w:lang w:val="en-US"/>
        </w:rPr>
        <w:t xml:space="preserve">const. </w:t>
      </w:r>
      <w:r w:rsidR="00AF2CDC" w:rsidRPr="00AF2CDC">
        <w:rPr>
          <w:rFonts w:ascii="Times New Roman" w:hAnsi="Times New Roman"/>
          <w:color w:val="000000"/>
          <w:sz w:val="28"/>
          <w:lang w:val="en-US"/>
        </w:rPr>
        <w:t>In</w:t>
      </w:r>
      <w:r w:rsidRPr="00ED1C26">
        <w:rPr>
          <w:rFonts w:ascii="Times New Roman" w:hAnsi="Times New Roman"/>
          <w:color w:val="000000"/>
          <w:sz w:val="28"/>
          <w:lang w:val="en-US"/>
        </w:rPr>
        <w:t xml:space="preserve"> [1] </w:t>
      </w:r>
      <w:r w:rsidR="00AF2CDC">
        <w:rPr>
          <w:rFonts w:ascii="Times New Roman" w:hAnsi="Times New Roman"/>
          <w:color w:val="000000"/>
          <w:sz w:val="28"/>
          <w:lang w:val="en-US"/>
        </w:rPr>
        <w:t>the</w:t>
      </w:r>
      <w:r w:rsidR="00AF2CDC"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F2CDC">
        <w:rPr>
          <w:rFonts w:ascii="Times New Roman" w:hAnsi="Times New Roman"/>
          <w:color w:val="000000"/>
          <w:sz w:val="28"/>
          <w:lang w:val="en-US"/>
        </w:rPr>
        <w:t>case</w:t>
      </w:r>
      <w:r w:rsidR="00AF2CDC"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F2CDC">
        <w:rPr>
          <w:rFonts w:ascii="Times New Roman" w:hAnsi="Times New Roman"/>
          <w:color w:val="000000"/>
          <w:sz w:val="28"/>
          <w:lang w:val="en-US"/>
        </w:rPr>
        <w:t>of</w:t>
      </w:r>
      <w:r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480" w:dyaOrig="360" w14:anchorId="1E8CDD8A">
          <v:shape id="_x0000_i1125" type="#_x0000_t75" style="width:24pt;height:18pt" o:ole="">
            <v:imagedata r:id="rId207" o:title=""/>
          </v:shape>
          <o:OLEObject Type="Embed" ProgID="Equation.DSMT4" ShapeID="_x0000_i1125" DrawAspect="Content" ObjectID="_1611678651" r:id="rId208"/>
        </w:object>
      </w:r>
      <w:r w:rsidRPr="00AF2CDC">
        <w:rPr>
          <w:rFonts w:ascii="Times New Roman" w:hAnsi="Times New Roman"/>
          <w:color w:val="000000"/>
          <w:sz w:val="28"/>
          <w:lang w:val="en-US"/>
        </w:rPr>
        <w:t>const</w:t>
      </w:r>
      <w:r w:rsidR="00824F54" w:rsidRPr="00ED1C26">
        <w:rPr>
          <w:rFonts w:ascii="Times New Roman" w:hAnsi="Times New Roman"/>
          <w:color w:val="000000"/>
          <w:sz w:val="28"/>
          <w:lang w:val="en-US"/>
        </w:rPr>
        <w:t>.</w:t>
      </w:r>
      <w:r w:rsidRPr="00ED1C26">
        <w:rPr>
          <w:rFonts w:ascii="Times New Roman" w:hAnsi="Times New Roman"/>
          <w:color w:val="000000"/>
          <w:sz w:val="28"/>
          <w:lang w:val="en-US"/>
        </w:rPr>
        <w:t xml:space="preserve">, </w:t>
      </w: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684" w:dyaOrig="360" w14:anchorId="1D1BB986">
          <v:shape id="_x0000_i1126" type="#_x0000_t75" style="width:34.5pt;height:18pt" o:ole="">
            <v:imagedata r:id="rId209" o:title=""/>
          </v:shape>
          <o:OLEObject Type="Embed" ProgID="Equation.DSMT4" ShapeID="_x0000_i1126" DrawAspect="Content" ObjectID="_1611678652" r:id="rId210"/>
        </w:object>
      </w:r>
      <w:r w:rsidR="00AF2CDC" w:rsidRPr="00ED1C26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AF2CDC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is</w:t>
      </w:r>
      <w:r w:rsidR="00AF2CDC" w:rsidRPr="00ED1C26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 w:rsidR="00AF2CDC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considered</w:t>
      </w:r>
      <w:r w:rsidRPr="00ED1C26">
        <w:rPr>
          <w:rFonts w:ascii="Times New Roman" w:hAnsi="Times New Roman"/>
          <w:color w:val="000000"/>
          <w:sz w:val="28"/>
          <w:lang w:val="en-US"/>
        </w:rPr>
        <w:t xml:space="preserve">. </w:t>
      </w:r>
    </w:p>
    <w:p w14:paraId="6205FF66" w14:textId="77777777" w:rsidR="00353282" w:rsidRPr="00297659" w:rsidRDefault="0061060C" w:rsidP="00353282">
      <w:pPr>
        <w:spacing w:line="240" w:lineRule="auto"/>
        <w:ind w:firstLine="720"/>
        <w:jc w:val="both"/>
        <w:outlineLvl w:val="0"/>
        <w:rPr>
          <w:rFonts w:ascii="Times New Roman" w:hAnsi="Times New Roman"/>
          <w:color w:val="000000"/>
          <w:sz w:val="28"/>
          <w:szCs w:val="20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To</w:t>
      </w:r>
      <w:r w:rsidRPr="000C0EC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make</w:t>
      </w:r>
      <w:r w:rsidR="00493F17">
        <w:rPr>
          <w:rFonts w:ascii="Times New Roman" w:hAnsi="Times New Roman"/>
          <w:sz w:val="28"/>
          <w:szCs w:val="28"/>
          <w:lang w:val="en-US"/>
        </w:rPr>
        <w:t xml:space="preserve"> a</w:t>
      </w:r>
      <w:r w:rsidRPr="000C0EC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clear</w:t>
      </w:r>
      <w:r w:rsidRPr="000C0EC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overview</w:t>
      </w:r>
      <w:r w:rsidRPr="000C0ECD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0C0ECD">
        <w:rPr>
          <w:rFonts w:ascii="Times New Roman" w:hAnsi="Times New Roman"/>
          <w:sz w:val="28"/>
          <w:szCs w:val="28"/>
          <w:lang w:val="en-US"/>
        </w:rPr>
        <w:t>all values are normalized as follows. Distance</w:t>
      </w:r>
      <w:r w:rsidR="000C0ECD" w:rsidRPr="00D7506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0C0ECD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will be measured in terms of </w:t>
      </w:r>
      <w:commentRangeStart w:id="20"/>
      <w:r w:rsidR="00353282" w:rsidRPr="00802671">
        <w:rPr>
          <w:rFonts w:ascii="Times New Roman" w:eastAsia="Calibri" w:hAnsi="Times New Roman" w:cs="Times New Roman"/>
          <w:color w:val="000000" w:themeColor="text1"/>
          <w:position w:val="-12"/>
          <w:sz w:val="28"/>
          <w:szCs w:val="28"/>
          <w:lang w:val="ru-RU" w:eastAsia="ru-RU"/>
        </w:rPr>
        <w:object w:dxaOrig="1440" w:dyaOrig="384" w14:anchorId="4BA8FA9C">
          <v:shape id="_x0000_i1127" type="#_x0000_t75" style="width:1in;height:19.5pt" o:ole="">
            <v:imagedata r:id="rId16" o:title=""/>
          </v:shape>
          <o:OLEObject Type="Embed" ProgID="Equation.DSMT4" ShapeID="_x0000_i1127" DrawAspect="Content" ObjectID="_1611678653" r:id="rId211"/>
        </w:object>
      </w:r>
      <w:commentRangeEnd w:id="20"/>
      <w:r w:rsidR="00BB21D9">
        <w:rPr>
          <w:rStyle w:val="CommentReference"/>
        </w:rPr>
        <w:commentReference w:id="20"/>
      </w:r>
      <w:r w:rsidR="00353282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0C0ECD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>and time</w:t>
      </w:r>
      <w:r w:rsidR="00A77FDC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in </w:t>
      </w:r>
      <w:r w:rsidR="00353282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353282" w:rsidRPr="00802671">
        <w:rPr>
          <w:rFonts w:ascii="Times New Roman" w:eastAsia="Calibri" w:hAnsi="Times New Roman" w:cs="Times New Roman"/>
          <w:color w:val="000000" w:themeColor="text1"/>
          <w:position w:val="-14"/>
          <w:sz w:val="28"/>
          <w:szCs w:val="28"/>
          <w:lang w:val="ru-RU" w:eastAsia="ru-RU"/>
        </w:rPr>
        <w:object w:dxaOrig="684" w:dyaOrig="384" w14:anchorId="2CA2FD9A">
          <v:shape id="_x0000_i1128" type="#_x0000_t75" style="width:34.5pt;height:19.5pt" o:ole="">
            <v:imagedata r:id="rId212" o:title=""/>
          </v:shape>
          <o:OLEObject Type="Embed" ProgID="Equation.DSMT4" ShapeID="_x0000_i1128" DrawAspect="Content" ObjectID="_1611678654" r:id="rId213"/>
        </w:object>
      </w:r>
      <w:r w:rsidR="000C0ECD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>, where</w:t>
      </w:r>
      <w:r w:rsidR="00353282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353282" w:rsidRPr="00802671">
        <w:rPr>
          <w:rFonts w:ascii="Times New Roman" w:eastAsia="Calibri" w:hAnsi="Times New Roman" w:cs="Times New Roman"/>
          <w:color w:val="000000" w:themeColor="text1"/>
          <w:position w:val="-24"/>
          <w:sz w:val="28"/>
          <w:szCs w:val="28"/>
          <w:lang w:val="ru-RU" w:eastAsia="ru-RU"/>
        </w:rPr>
        <w:object w:dxaOrig="1200" w:dyaOrig="660" w14:anchorId="03E7C900">
          <v:shape id="_x0000_i1129" type="#_x0000_t75" style="width:60pt;height:33pt" o:ole="">
            <v:imagedata r:id="rId214" o:title=""/>
          </v:shape>
          <o:OLEObject Type="Embed" ProgID="Equation.DSMT4" ShapeID="_x0000_i1129" DrawAspect="Content" ObjectID="_1611678655" r:id="rId215"/>
        </w:object>
      </w:r>
      <w:r w:rsidR="00493F17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>is the</w:t>
      </w:r>
      <w:r w:rsidR="00D75062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ground state energy</w:t>
      </w:r>
      <w:r w:rsidR="00845210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>;</w:t>
      </w:r>
      <w:r w:rsidR="00353282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A77FDC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>frequency</w:t>
      </w:r>
      <w:r w:rsidR="00353282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845210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will be measured </w:t>
      </w:r>
      <w:r w:rsidR="00A77FDC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>in</w:t>
      </w:r>
      <w:r w:rsidR="00353282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353282" w:rsidRPr="00802671">
        <w:rPr>
          <w:rFonts w:ascii="Times New Roman" w:eastAsia="Calibri" w:hAnsi="Times New Roman" w:cs="Times New Roman"/>
          <w:color w:val="000000" w:themeColor="text1"/>
          <w:position w:val="-14"/>
          <w:sz w:val="28"/>
          <w:szCs w:val="28"/>
          <w:lang w:val="ru-RU" w:eastAsia="ru-RU"/>
        </w:rPr>
        <w:object w:dxaOrig="696" w:dyaOrig="384" w14:anchorId="6E16C67C">
          <v:shape id="_x0000_i1130" type="#_x0000_t75" style="width:34.5pt;height:19.5pt" o:ole="">
            <v:imagedata r:id="rId216" o:title=""/>
          </v:shape>
          <o:OLEObject Type="Embed" ProgID="Equation.DSMT4" ShapeID="_x0000_i1130" DrawAspect="Content" ObjectID="_1611678656" r:id="rId217"/>
        </w:object>
      </w:r>
      <w:r w:rsidR="00353282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r w:rsidR="00A77FDC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>electrical field in Keldysh’s units</w:t>
      </w:r>
      <w:r w:rsidR="00353282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="00353282" w:rsidRPr="00802671">
        <w:rPr>
          <w:rFonts w:ascii="Times New Roman" w:eastAsia="Calibri" w:hAnsi="Times New Roman" w:cs="Times New Roman"/>
          <w:color w:val="000000" w:themeColor="text1"/>
          <w:position w:val="-14"/>
          <w:sz w:val="28"/>
          <w:szCs w:val="28"/>
          <w:lang w:val="ru-RU" w:eastAsia="ru-RU"/>
        </w:rPr>
        <w:object w:dxaOrig="2424" w:dyaOrig="396" w14:anchorId="7AC979CE">
          <v:shape id="_x0000_i1131" type="#_x0000_t75" style="width:121.5pt;height:19.5pt" o:ole="">
            <v:imagedata r:id="rId218" o:title=""/>
          </v:shape>
          <o:OLEObject Type="Embed" ProgID="Equation.DSMT4" ShapeID="_x0000_i1131" DrawAspect="Content" ObjectID="_1611678657" r:id="rId219"/>
        </w:object>
      </w:r>
      <w:r w:rsidR="00353282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. </w:t>
      </w:r>
      <w:r w:rsidR="00612A0B"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Thus, the electrical field of each </w:t>
      </w:r>
      <w:r w:rsidR="00612A0B">
        <w:rPr>
          <w:rFonts w:ascii="Times New Roman" w:hAnsi="Times New Roman"/>
          <w:color w:val="000000"/>
          <w:sz w:val="28"/>
          <w:szCs w:val="28"/>
          <w:lang w:val="en-US"/>
        </w:rPr>
        <w:t xml:space="preserve">component is normalized on its own value. </w:t>
      </w:r>
      <w:r w:rsidR="00297659">
        <w:rPr>
          <w:rFonts w:ascii="Times New Roman" w:hAnsi="Times New Roman"/>
          <w:color w:val="000000"/>
          <w:sz w:val="28"/>
          <w:szCs w:val="28"/>
          <w:lang w:val="en-US"/>
        </w:rPr>
        <w:t>Then the</w:t>
      </w:r>
      <w:r w:rsidR="00297659" w:rsidRPr="00297659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97659">
        <w:rPr>
          <w:rFonts w:ascii="Times New Roman" w:hAnsi="Times New Roman"/>
          <w:color w:val="000000"/>
          <w:sz w:val="28"/>
          <w:szCs w:val="28"/>
          <w:lang w:val="en-US"/>
        </w:rPr>
        <w:t xml:space="preserve">dimensionless quantities </w:t>
      </w:r>
      <w:r w:rsidR="00297659">
        <w:rPr>
          <w:rFonts w:ascii="Times New Roman" w:eastAsia="Calibri" w:hAnsi="Times New Roman" w:cs="Times New Roman"/>
          <w:color w:val="000000"/>
          <w:position w:val="-14"/>
          <w:sz w:val="28"/>
          <w:szCs w:val="28"/>
          <w:lang w:val="ru-RU" w:eastAsia="ru-RU"/>
        </w:rPr>
        <w:object w:dxaOrig="1500" w:dyaOrig="384" w14:anchorId="1E52D04B">
          <v:shape id="_x0000_i1132" type="#_x0000_t75" style="width:75pt;height:19.5pt" o:ole="">
            <v:imagedata r:id="rId220" o:title=""/>
          </v:shape>
          <o:OLEObject Type="Embed" ProgID="Equation.DSMT4" ShapeID="_x0000_i1132" DrawAspect="Content" ObjectID="_1611678658" r:id="rId221"/>
        </w:object>
      </w:r>
      <w:r w:rsidR="00297659"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297659">
        <w:rPr>
          <w:rFonts w:ascii="Times New Roman" w:hAnsi="Times New Roman"/>
          <w:color w:val="000000"/>
          <w:sz w:val="28"/>
          <w:szCs w:val="28"/>
          <w:lang w:val="en-US"/>
        </w:rPr>
        <w:t>will be used instead of</w:t>
      </w:r>
      <w:r w:rsidR="00297659" w:rsidRPr="00297659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97659">
        <w:rPr>
          <w:rFonts w:ascii="Times New Roman" w:hAnsi="Times New Roman"/>
          <w:color w:val="000000"/>
          <w:sz w:val="28"/>
          <w:szCs w:val="28"/>
          <w:lang w:val="en-US"/>
        </w:rPr>
        <w:t>electrical</w:t>
      </w:r>
      <w:r w:rsidR="00297659" w:rsidRPr="00297659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97659">
        <w:rPr>
          <w:rFonts w:ascii="Times New Roman" w:hAnsi="Times New Roman"/>
          <w:color w:val="000000"/>
          <w:sz w:val="28"/>
          <w:szCs w:val="28"/>
          <w:lang w:val="en-US"/>
        </w:rPr>
        <w:t>fields</w:t>
      </w:r>
      <w:r w:rsidR="00353282" w:rsidRPr="00297659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r w:rsidR="00297659">
        <w:rPr>
          <w:rFonts w:ascii="Times New Roman" w:hAnsi="Times New Roman"/>
          <w:color w:val="000000"/>
          <w:sz w:val="28"/>
          <w:szCs w:val="28"/>
          <w:lang w:val="en-US"/>
        </w:rPr>
        <w:t xml:space="preserve">Hence, </w:t>
      </w:r>
      <w:r w:rsidR="00297659" w:rsidRPr="00297659">
        <w:rPr>
          <w:rFonts w:ascii="Times New Roman" w:hAnsi="Times New Roman"/>
          <w:color w:val="000000"/>
          <w:sz w:val="28"/>
          <w:szCs w:val="28"/>
          <w:lang w:val="en-US"/>
        </w:rPr>
        <w:t>t</w:t>
      </w:r>
      <w:r w:rsidR="00493F17">
        <w:rPr>
          <w:rFonts w:ascii="Times New Roman" w:hAnsi="Times New Roman"/>
          <w:color w:val="000000"/>
          <w:sz w:val="28"/>
          <w:szCs w:val="28"/>
          <w:lang w:val="en-US"/>
        </w:rPr>
        <w:t xml:space="preserve">he Schrödinger equation for a </w:t>
      </w:r>
      <w:r w:rsidR="00297659" w:rsidRPr="00297659">
        <w:rPr>
          <w:rFonts w:ascii="Times New Roman" w:hAnsi="Times New Roman"/>
          <w:color w:val="000000"/>
          <w:sz w:val="28"/>
          <w:szCs w:val="28"/>
          <w:lang w:val="en-US"/>
        </w:rPr>
        <w:t>continuous spectrum function</w:t>
      </w:r>
      <w:r w:rsidR="00297659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297659">
        <w:rPr>
          <w:rFonts w:ascii="Times New Roman" w:eastAsia="Calibri" w:hAnsi="Times New Roman" w:cs="Times New Roman"/>
          <w:color w:val="000000"/>
          <w:position w:val="-10"/>
          <w:sz w:val="28"/>
          <w:szCs w:val="20"/>
          <w:lang w:val="ru-RU" w:eastAsia="ru-RU"/>
        </w:rPr>
        <w:object w:dxaOrig="240" w:dyaOrig="264" w14:anchorId="6A0D9BD8">
          <v:shape id="_x0000_i1133" type="#_x0000_t75" style="width:12pt;height:13.5pt" o:ole="">
            <v:imagedata r:id="rId222" o:title=""/>
          </v:shape>
          <o:OLEObject Type="Embed" ProgID="Equation.DSMT4" ShapeID="_x0000_i1133" DrawAspect="Content" ObjectID="_1611678659" r:id="rId223"/>
        </w:object>
      </w:r>
      <w:r w:rsidR="00297659" w:rsidRPr="00297659">
        <w:rPr>
          <w:rFonts w:ascii="Times New Roman" w:hAnsi="Times New Roman"/>
          <w:color w:val="000000"/>
          <w:sz w:val="28"/>
          <w:szCs w:val="28"/>
          <w:lang w:val="en-US"/>
        </w:rPr>
        <w:t xml:space="preserve"> takes the </w:t>
      </w:r>
      <w:r w:rsidR="00297659">
        <w:rPr>
          <w:rFonts w:ascii="Times New Roman" w:hAnsi="Times New Roman"/>
          <w:color w:val="000000"/>
          <w:sz w:val="28"/>
          <w:szCs w:val="28"/>
          <w:lang w:val="en-US"/>
        </w:rPr>
        <w:t>form:</w:t>
      </w:r>
    </w:p>
    <w:p w14:paraId="1B23CE4A" w14:textId="77777777" w:rsidR="00353282" w:rsidRPr="00297659" w:rsidRDefault="00353282" w:rsidP="00353282">
      <w:pPr>
        <w:spacing w:line="240" w:lineRule="auto"/>
        <w:ind w:left="72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</w:p>
    <w:p w14:paraId="47ADA561" w14:textId="77777777" w:rsidR="00353282" w:rsidRPr="00297659" w:rsidRDefault="00353282" w:rsidP="00353282">
      <w:pPr>
        <w:spacing w:line="240" w:lineRule="auto"/>
        <w:ind w:left="72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</w:p>
    <w:p w14:paraId="6BAE526D" w14:textId="77777777" w:rsidR="00353282" w:rsidRPr="00297659" w:rsidRDefault="00353282" w:rsidP="00353282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position w:val="-10"/>
          <w:sz w:val="28"/>
          <w:szCs w:val="28"/>
          <w:lang w:val="ru-RU" w:eastAsia="ru-RU"/>
        </w:rPr>
        <w:object w:dxaOrig="924" w:dyaOrig="360" w14:anchorId="27209C11">
          <v:shape id="_x0000_i1134" type="#_x0000_t75" style="width:46.5pt;height:18pt" o:ole="">
            <v:imagedata r:id="rId224" o:title=""/>
          </v:shape>
          <o:OLEObject Type="Embed" ProgID="Equation.DSMT4" ShapeID="_x0000_i1134" DrawAspect="Content" ObjectID="_1611678660" r:id="rId225"/>
        </w:object>
      </w:r>
      <w:r w:rsidRPr="00297659">
        <w:rPr>
          <w:rFonts w:ascii="Times New Roman" w:hAnsi="Times New Roman"/>
          <w:sz w:val="28"/>
          <w:szCs w:val="28"/>
          <w:lang w:val="en-US"/>
        </w:rPr>
        <w:t xml:space="preserve">,       </w:t>
      </w:r>
      <w:r>
        <w:rPr>
          <w:rFonts w:ascii="Times New Roman" w:eastAsia="Calibri" w:hAnsi="Times New Roman" w:cs="Times New Roman"/>
          <w:position w:val="-10"/>
          <w:sz w:val="28"/>
          <w:szCs w:val="28"/>
          <w:lang w:val="ru-RU" w:eastAsia="ru-RU"/>
        </w:rPr>
        <w:object w:dxaOrig="1176" w:dyaOrig="324" w14:anchorId="290FEF8D">
          <v:shape id="_x0000_i1135" type="#_x0000_t75" style="width:58.5pt;height:16.5pt" o:ole="">
            <v:imagedata r:id="rId226" o:title=""/>
          </v:shape>
          <o:OLEObject Type="Embed" ProgID="Equation.DSMT4" ShapeID="_x0000_i1135" DrawAspect="Content" ObjectID="_1611678661" r:id="rId227"/>
        </w:object>
      </w:r>
    </w:p>
    <w:p w14:paraId="199D17C9" w14:textId="77777777" w:rsidR="00353282" w:rsidRDefault="00353282" w:rsidP="00353282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16"/>
          <w:sz w:val="28"/>
          <w:szCs w:val="28"/>
          <w:lang w:val="ru-RU" w:eastAsia="ru-RU"/>
        </w:rPr>
        <w:object w:dxaOrig="3684" w:dyaOrig="444" w14:anchorId="6365B09D">
          <v:shape id="_x0000_i1136" type="#_x0000_t75" style="width:184.5pt;height:22.5pt" o:ole="">
            <v:imagedata r:id="rId228" o:title=""/>
          </v:shape>
          <o:OLEObject Type="Embed" ProgID="Equation.DSMT4" ShapeID="_x0000_i1136" DrawAspect="Content" ObjectID="_1611678662" r:id="rId229"/>
        </w:object>
      </w:r>
    </w:p>
    <w:p w14:paraId="3AA63AFC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28"/>
          <w:sz w:val="28"/>
          <w:szCs w:val="28"/>
          <w:lang w:val="ru-RU" w:eastAsia="ru-RU"/>
        </w:rPr>
        <w:object w:dxaOrig="2520" w:dyaOrig="696" w14:anchorId="4F35604F">
          <v:shape id="_x0000_i1137" type="#_x0000_t75" style="width:126pt;height:34.5pt" o:ole="">
            <v:imagedata r:id="rId230" o:title=""/>
          </v:shape>
          <o:OLEObject Type="Embed" ProgID="Equation.DSMT4" ShapeID="_x0000_i1137" DrawAspect="Content" ObjectID="_1611678663" r:id="rId231"/>
        </w:object>
      </w:r>
      <w:r>
        <w:rPr>
          <w:rFonts w:ascii="Times New Roman" w:hAnsi="Times New Roman"/>
          <w:sz w:val="28"/>
          <w:szCs w:val="28"/>
        </w:rPr>
        <w:t xml:space="preserve">,          </w:t>
      </w:r>
      <w:r>
        <w:rPr>
          <w:rFonts w:ascii="Times New Roman" w:eastAsia="Calibri" w:hAnsi="Times New Roman" w:cs="Times New Roman"/>
          <w:position w:val="-16"/>
          <w:sz w:val="28"/>
          <w:szCs w:val="28"/>
          <w:lang w:val="ru-RU" w:eastAsia="ru-RU"/>
        </w:rPr>
        <w:object w:dxaOrig="2196" w:dyaOrig="444" w14:anchorId="4DBC9868">
          <v:shape id="_x0000_i1138" type="#_x0000_t75" style="width:109.5pt;height:22.5pt" o:ole="">
            <v:imagedata r:id="rId232" o:title=""/>
          </v:shape>
          <o:OLEObject Type="Embed" ProgID="Equation.DSMT4" ShapeID="_x0000_i1138" DrawAspect="Content" ObjectID="_1611678664" r:id="rId233"/>
        </w:object>
      </w:r>
    </w:p>
    <w:p w14:paraId="16319B88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28"/>
          <w:sz w:val="28"/>
          <w:szCs w:val="28"/>
          <w:lang w:val="ru-RU" w:eastAsia="ru-RU"/>
        </w:rPr>
        <w:object w:dxaOrig="924" w:dyaOrig="660" w14:anchorId="572FA239">
          <v:shape id="_x0000_i1139" type="#_x0000_t75" style="width:46.5pt;height:33pt" o:ole="">
            <v:imagedata r:id="rId234" o:title=""/>
          </v:shape>
          <o:OLEObject Type="Embed" ProgID="Equation.DSMT4" ShapeID="_x0000_i1139" DrawAspect="Content" ObjectID="_1611678665" r:id="rId235"/>
        </w:object>
      </w:r>
    </w:p>
    <w:p w14:paraId="08287CE9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28"/>
          <w:sz w:val="28"/>
          <w:szCs w:val="28"/>
          <w:lang w:val="ru-RU" w:eastAsia="ru-RU"/>
        </w:rPr>
        <w:object w:dxaOrig="2844" w:dyaOrig="696" w14:anchorId="596F59BE">
          <v:shape id="_x0000_i1140" type="#_x0000_t75" style="width:142.5pt;height:34.5pt" o:ole="">
            <v:imagedata r:id="rId236" o:title=""/>
          </v:shape>
          <o:OLEObject Type="Embed" ProgID="Equation.DSMT4" ShapeID="_x0000_i1140" DrawAspect="Content" ObjectID="_1611678666" r:id="rId237"/>
        </w:object>
      </w:r>
    </w:p>
    <w:p w14:paraId="144CBB95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position w:val="-24"/>
          <w:sz w:val="28"/>
          <w:szCs w:val="20"/>
          <w:lang w:val="ru-RU" w:eastAsia="ru-RU"/>
        </w:rPr>
        <w:object w:dxaOrig="2220" w:dyaOrig="660" w14:anchorId="1FD2C397">
          <v:shape id="_x0000_i1141" type="#_x0000_t75" style="width:111pt;height:33pt" o:ole="">
            <v:imagedata r:id="rId238" o:title=""/>
          </v:shape>
          <o:OLEObject Type="Embed" ProgID="Equation.DSMT4" ShapeID="_x0000_i1141" DrawAspect="Content" ObjectID="_1611678667" r:id="rId239"/>
        </w:object>
      </w:r>
      <w:r>
        <w:rPr>
          <w:rFonts w:ascii="Times New Roman" w:hAnsi="Times New Roman"/>
          <w:color w:val="000000"/>
          <w:sz w:val="28"/>
        </w:rPr>
        <w:t xml:space="preserve">,  </w:t>
      </w:r>
      <w:r>
        <w:rPr>
          <w:rFonts w:ascii="Times New Roman" w:eastAsia="Calibri" w:hAnsi="Times New Roman" w:cs="Times New Roman"/>
          <w:color w:val="000000"/>
          <w:position w:val="-6"/>
          <w:sz w:val="28"/>
          <w:szCs w:val="20"/>
          <w:lang w:val="ru-RU" w:eastAsia="ru-RU"/>
        </w:rPr>
        <w:object w:dxaOrig="996" w:dyaOrig="276" w14:anchorId="73A62B1B">
          <v:shape id="_x0000_i1142" type="#_x0000_t75" style="width:49.5pt;height:13.5pt" o:ole="">
            <v:imagedata r:id="rId240" o:title=""/>
          </v:shape>
          <o:OLEObject Type="Embed" ProgID="Equation.DSMT4" ShapeID="_x0000_i1142" DrawAspect="Content" ObjectID="_1611678668" r:id="rId241"/>
        </w:object>
      </w:r>
      <w:r>
        <w:rPr>
          <w:rFonts w:ascii="Times New Roman" w:hAnsi="Times New Roman"/>
          <w:color w:val="000000"/>
          <w:sz w:val="28"/>
        </w:rPr>
        <w:t xml:space="preserve">, </w:t>
      </w:r>
      <w:commentRangeStart w:id="21"/>
      <w:r>
        <w:rPr>
          <w:rFonts w:ascii="Times New Roman" w:eastAsia="Calibri" w:hAnsi="Times New Roman" w:cs="Times New Roman"/>
          <w:color w:val="000000"/>
          <w:position w:val="-10"/>
          <w:sz w:val="28"/>
          <w:szCs w:val="20"/>
          <w:lang w:val="ru-RU" w:eastAsia="ru-RU"/>
        </w:rPr>
        <w:object w:dxaOrig="1140" w:dyaOrig="324" w14:anchorId="48D08DF0">
          <v:shape id="_x0000_i1143" type="#_x0000_t75" style="width:57pt;height:16.5pt" o:ole="">
            <v:imagedata r:id="rId242" o:title=""/>
          </v:shape>
          <o:OLEObject Type="Embed" ProgID="Equation.DSMT4" ShapeID="_x0000_i1143" DrawAspect="Content" ObjectID="_1611678669" r:id="rId243"/>
        </w:object>
      </w:r>
      <w:commentRangeEnd w:id="21"/>
      <w:r w:rsidR="00BB21D9">
        <w:rPr>
          <w:rStyle w:val="CommentReference"/>
        </w:rPr>
        <w:commentReference w:id="21"/>
      </w:r>
      <w:r>
        <w:rPr>
          <w:rFonts w:ascii="Times New Roman" w:hAnsi="Times New Roman"/>
          <w:color w:val="000000"/>
          <w:sz w:val="28"/>
        </w:rPr>
        <w:t xml:space="preserve">, </w:t>
      </w:r>
      <w:r>
        <w:rPr>
          <w:rFonts w:ascii="Times New Roman" w:eastAsia="Calibri" w:hAnsi="Times New Roman" w:cs="Times New Roman"/>
          <w:color w:val="000000"/>
          <w:position w:val="-6"/>
          <w:sz w:val="28"/>
          <w:szCs w:val="20"/>
          <w:lang w:val="ru-RU" w:eastAsia="ru-RU"/>
        </w:rPr>
        <w:object w:dxaOrig="540" w:dyaOrig="276" w14:anchorId="03E21605">
          <v:shape id="_x0000_i1144" type="#_x0000_t75" style="width:27pt;height:13.5pt" o:ole="">
            <v:imagedata r:id="rId244" o:title=""/>
          </v:shape>
          <o:OLEObject Type="Embed" ProgID="Equation.DSMT4" ShapeID="_x0000_i1144" DrawAspect="Content" ObjectID="_1611678670" r:id="rId245"/>
        </w:object>
      </w:r>
    </w:p>
    <w:p w14:paraId="5EC4FACD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</w:p>
    <w:p w14:paraId="45D662BD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color w:val="000000"/>
          <w:position w:val="-38"/>
          <w:sz w:val="28"/>
          <w:szCs w:val="20"/>
          <w:lang w:val="ru-RU" w:eastAsia="ru-RU"/>
        </w:rPr>
        <w:object w:dxaOrig="8616" w:dyaOrig="876" w14:anchorId="13736B87">
          <v:shape id="_x0000_i1145" type="#_x0000_t75" style="width:430.5pt;height:43.5pt" o:ole="">
            <v:imagedata r:id="rId246" o:title=""/>
          </v:shape>
          <o:OLEObject Type="Embed" ProgID="Equation.DSMT4" ShapeID="_x0000_i1145" DrawAspect="Content" ObjectID="_1611678671" r:id="rId247"/>
        </w:object>
      </w:r>
    </w:p>
    <w:p w14:paraId="4C96C573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</w:p>
    <w:p w14:paraId="4F21AFFB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color w:val="000000"/>
          <w:position w:val="-24"/>
          <w:sz w:val="28"/>
          <w:szCs w:val="20"/>
          <w:lang w:val="ru-RU" w:eastAsia="ru-RU"/>
        </w:rPr>
        <w:object w:dxaOrig="7140" w:dyaOrig="660" w14:anchorId="4DF0C5E0">
          <v:shape id="_x0000_i1146" type="#_x0000_t75" style="width:357pt;height:33pt" o:ole="">
            <v:imagedata r:id="rId248" o:title=""/>
          </v:shape>
          <o:OLEObject Type="Embed" ProgID="Equation.DSMT4" ShapeID="_x0000_i1146" DrawAspect="Content" ObjectID="_1611678672" r:id="rId249"/>
        </w:object>
      </w:r>
    </w:p>
    <w:p w14:paraId="5A691CE7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                                       </w:t>
      </w:r>
      <w:r>
        <w:rPr>
          <w:rFonts w:ascii="Times New Roman" w:eastAsia="Calibri" w:hAnsi="Times New Roman" w:cs="Times New Roman"/>
          <w:color w:val="000000"/>
          <w:position w:val="-36"/>
          <w:sz w:val="28"/>
          <w:szCs w:val="20"/>
          <w:lang w:val="ru-RU" w:eastAsia="ru-RU"/>
        </w:rPr>
        <w:object w:dxaOrig="7056" w:dyaOrig="804" w14:anchorId="28E4062E">
          <v:shape id="_x0000_i1147" type="#_x0000_t75" style="width:353.25pt;height:40.5pt" o:ole="">
            <v:imagedata r:id="rId250" o:title=""/>
          </v:shape>
          <o:OLEObject Type="Embed" ProgID="Equation.DSMT4" ShapeID="_x0000_i1147" DrawAspect="Content" ObjectID="_1611678673" r:id="rId251"/>
        </w:object>
      </w:r>
    </w:p>
    <w:p w14:paraId="0D86B944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6"/>
          <w:sz w:val="28"/>
          <w:szCs w:val="20"/>
          <w:lang w:val="ru-RU" w:eastAsia="ru-RU"/>
        </w:rPr>
        <w:object w:dxaOrig="8256" w:dyaOrig="840" w14:anchorId="4ECDEA74">
          <v:shape id="_x0000_i1148" type="#_x0000_t75" style="width:412.5pt;height:42pt" o:ole="">
            <v:imagedata r:id="rId252" o:title=""/>
          </v:shape>
          <o:OLEObject Type="Embed" ProgID="Equation.DSMT4" ShapeID="_x0000_i1148" DrawAspect="Content" ObjectID="_1611678674" r:id="rId253"/>
        </w:object>
      </w:r>
      <w:r>
        <w:rPr>
          <w:rFonts w:ascii="Times New Roman" w:hAnsi="Times New Roman"/>
          <w:color w:val="000000"/>
          <w:sz w:val="28"/>
        </w:rPr>
        <w:t xml:space="preserve">, </w:t>
      </w:r>
    </w:p>
    <w:p w14:paraId="047E1609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0"/>
          <w:sz w:val="28"/>
          <w:szCs w:val="20"/>
          <w:lang w:val="ru-RU" w:eastAsia="ru-RU"/>
        </w:rPr>
        <w:object w:dxaOrig="5436" w:dyaOrig="780" w14:anchorId="4CA83284">
          <v:shape id="_x0000_i1149" type="#_x0000_t75" style="width:271.5pt;height:39pt" o:ole="">
            <v:imagedata r:id="rId254" o:title=""/>
          </v:shape>
          <o:OLEObject Type="Embed" ProgID="Equation.DSMT4" ShapeID="_x0000_i1149" DrawAspect="Content" ObjectID="_1611678675" r:id="rId255"/>
        </w:object>
      </w:r>
      <w:r>
        <w:rPr>
          <w:rFonts w:ascii="Times New Roman" w:hAnsi="Times New Roman"/>
          <w:color w:val="000000"/>
          <w:sz w:val="28"/>
        </w:rPr>
        <w:t xml:space="preserve">,  </w:t>
      </w:r>
    </w:p>
    <w:p w14:paraId="742010D0" w14:textId="77777777" w:rsidR="00353282" w:rsidRDefault="00E92320" w:rsidP="00353282">
      <w:pPr>
        <w:spacing w:line="240" w:lineRule="auto"/>
        <w:jc w:val="both"/>
        <w:outlineLvl w:val="0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</w:rPr>
        <w:t>Considering</w:t>
      </w:r>
      <w:r w:rsidR="00353282">
        <w:rPr>
          <w:rFonts w:ascii="Times New Roman" w:hAnsi="Times New Roman"/>
          <w:color w:val="000000"/>
          <w:sz w:val="28"/>
        </w:rPr>
        <w:t xml:space="preserve"> </w:t>
      </w:r>
      <w:r w:rsidR="00353282">
        <w:rPr>
          <w:rFonts w:ascii="Times New Roman" w:eastAsia="Calibri" w:hAnsi="Times New Roman" w:cs="Times New Roman"/>
          <w:color w:val="000000"/>
          <w:position w:val="-14"/>
          <w:sz w:val="28"/>
          <w:szCs w:val="28"/>
          <w:lang w:val="ru-RU" w:eastAsia="ru-RU"/>
        </w:rPr>
        <w:object w:dxaOrig="1956" w:dyaOrig="396" w14:anchorId="6BA6CBA4">
          <v:shape id="_x0000_i1150" type="#_x0000_t75" style="width:97.5pt;height:19.5pt" o:ole="">
            <v:imagedata r:id="rId58" o:title=""/>
          </v:shape>
          <o:OLEObject Type="Embed" ProgID="Equation.DSMT4" ShapeID="_x0000_i1150" DrawAspect="Content" ObjectID="_1611678676" r:id="rId256"/>
        </w:object>
      </w:r>
      <w:r>
        <w:rPr>
          <w:rFonts w:ascii="Times New Roman" w:hAnsi="Times New Roman"/>
          <w:color w:val="000000"/>
          <w:sz w:val="28"/>
          <w:szCs w:val="28"/>
        </w:rPr>
        <w:t xml:space="preserve"> and</w:t>
      </w:r>
      <w:r w:rsidR="00353282"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353282">
        <w:rPr>
          <w:rFonts w:ascii="Times New Roman" w:eastAsia="Calibri" w:hAnsi="Times New Roman" w:cs="Times New Roman"/>
          <w:color w:val="000000"/>
          <w:position w:val="-24"/>
          <w:sz w:val="28"/>
          <w:szCs w:val="20"/>
          <w:lang w:val="ru-RU" w:eastAsia="ru-RU"/>
        </w:rPr>
        <w:object w:dxaOrig="1224" w:dyaOrig="660" w14:anchorId="78DF3CAC">
          <v:shape id="_x0000_i1151" type="#_x0000_t75" style="width:61.5pt;height:33pt" o:ole="">
            <v:imagedata r:id="rId257" o:title=""/>
          </v:shape>
          <o:OLEObject Type="Embed" ProgID="Equation.DSMT4" ShapeID="_x0000_i1151" DrawAspect="Content" ObjectID="_1611678677" r:id="rId258"/>
        </w:object>
      </w:r>
      <w:r w:rsidR="00353282">
        <w:rPr>
          <w:rFonts w:ascii="Times New Roman" w:hAnsi="Times New Roman"/>
          <w:color w:val="000000"/>
          <w:sz w:val="28"/>
        </w:rPr>
        <w:t>.</w:t>
      </w:r>
    </w:p>
    <w:p w14:paraId="0D31E896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color w:val="000000"/>
          <w:sz w:val="28"/>
          <w:lang w:val="en-US"/>
        </w:rPr>
      </w:pPr>
    </w:p>
    <w:p w14:paraId="4EB4810F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color w:val="000000"/>
          <w:sz w:val="28"/>
          <w:lang w:val="ru-RU"/>
        </w:rPr>
      </w:pPr>
      <w:r>
        <w:rPr>
          <w:rFonts w:ascii="Times New Roman" w:eastAsia="Calibri" w:hAnsi="Times New Roman" w:cs="Times New Roman"/>
          <w:color w:val="000000"/>
          <w:position w:val="-24"/>
          <w:sz w:val="28"/>
          <w:szCs w:val="20"/>
          <w:lang w:val="ru-RU" w:eastAsia="ru-RU"/>
        </w:rPr>
        <w:object w:dxaOrig="7140" w:dyaOrig="660" w14:anchorId="27279A7B">
          <v:shape id="_x0000_i1152" type="#_x0000_t75" style="width:357pt;height:33pt" o:ole="">
            <v:imagedata r:id="rId259" o:title=""/>
          </v:shape>
          <o:OLEObject Type="Embed" ProgID="Equation.DSMT4" ShapeID="_x0000_i1152" DrawAspect="Content" ObjectID="_1611678678" r:id="rId260"/>
        </w:object>
      </w:r>
    </w:p>
    <w:p w14:paraId="7DC7E99F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0"/>
          <w:sz w:val="28"/>
          <w:szCs w:val="20"/>
          <w:lang w:val="ru-RU" w:eastAsia="ru-RU"/>
        </w:rPr>
        <w:object w:dxaOrig="8376" w:dyaOrig="684" w14:anchorId="355E2E3C">
          <v:shape id="_x0000_i1153" type="#_x0000_t75" style="width:418.5pt;height:34.5pt" o:ole="">
            <v:imagedata r:id="rId261" o:title=""/>
          </v:shape>
          <o:OLEObject Type="Embed" ProgID="Equation.DSMT4" ShapeID="_x0000_i1153" DrawAspect="Content" ObjectID="_1611678679" r:id="rId262"/>
        </w:object>
      </w:r>
    </w:p>
    <w:p w14:paraId="795A7C68" w14:textId="77777777" w:rsidR="00353282" w:rsidRDefault="003502B0" w:rsidP="00353282">
      <w:pPr>
        <w:spacing w:line="240" w:lineRule="auto"/>
        <w:jc w:val="both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We define</w:t>
      </w:r>
      <w:r w:rsidR="00353282">
        <w:rPr>
          <w:rFonts w:ascii="Times New Roman" w:hAnsi="Times New Roman"/>
          <w:color w:val="000000"/>
          <w:sz w:val="28"/>
        </w:rPr>
        <w:t xml:space="preserve"> </w:t>
      </w:r>
      <w:r w:rsidR="00353282">
        <w:rPr>
          <w:rFonts w:ascii="Times New Roman" w:eastAsia="Calibri" w:hAnsi="Times New Roman" w:cs="Times New Roman"/>
          <w:color w:val="000000"/>
          <w:position w:val="-14"/>
          <w:sz w:val="28"/>
          <w:szCs w:val="20"/>
          <w:lang w:val="ru-RU" w:eastAsia="ru-RU"/>
        </w:rPr>
        <w:object w:dxaOrig="1524" w:dyaOrig="384" w14:anchorId="79208D8F">
          <v:shape id="_x0000_i1154" type="#_x0000_t75" style="width:76.5pt;height:19.5pt" o:ole="">
            <v:imagedata r:id="rId263" o:title=""/>
          </v:shape>
          <o:OLEObject Type="Embed" ProgID="Equation.DSMT4" ShapeID="_x0000_i1154" DrawAspect="Content" ObjectID="_1611678680" r:id="rId264"/>
        </w:object>
      </w:r>
      <w:r w:rsidR="00353282">
        <w:rPr>
          <w:rFonts w:ascii="Times New Roman" w:hAnsi="Times New Roman"/>
          <w:color w:val="000000"/>
          <w:sz w:val="28"/>
        </w:rPr>
        <w:t xml:space="preserve">, </w:t>
      </w:r>
      <w:r w:rsidR="00353282">
        <w:rPr>
          <w:rFonts w:ascii="Times New Roman" w:eastAsia="Calibri" w:hAnsi="Times New Roman" w:cs="Times New Roman"/>
          <w:color w:val="000000"/>
          <w:position w:val="-14"/>
          <w:sz w:val="28"/>
          <w:szCs w:val="20"/>
          <w:lang w:val="ru-RU" w:eastAsia="ru-RU"/>
        </w:rPr>
        <w:object w:dxaOrig="5544" w:dyaOrig="396" w14:anchorId="70E39803">
          <v:shape id="_x0000_i1155" type="#_x0000_t75" style="width:277.5pt;height:19.5pt" o:ole="">
            <v:imagedata r:id="rId265" o:title=""/>
          </v:shape>
          <o:OLEObject Type="Embed" ProgID="Equation.DSMT4" ShapeID="_x0000_i1155" DrawAspect="Content" ObjectID="_1611678681" r:id="rId266"/>
        </w:object>
      </w:r>
    </w:p>
    <w:p w14:paraId="1F63A788" w14:textId="77777777" w:rsidR="00353282" w:rsidRDefault="00353282" w:rsidP="00353282">
      <w:pPr>
        <w:spacing w:line="240" w:lineRule="auto"/>
        <w:jc w:val="both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14"/>
          <w:sz w:val="28"/>
          <w:szCs w:val="20"/>
          <w:lang w:val="ru-RU" w:eastAsia="ru-RU"/>
        </w:rPr>
        <w:object w:dxaOrig="4104" w:dyaOrig="396" w14:anchorId="664BAF09">
          <v:shape id="_x0000_i1156" type="#_x0000_t75" style="width:205.5pt;height:19.5pt" o:ole="">
            <v:imagedata r:id="rId267" o:title=""/>
          </v:shape>
          <o:OLEObject Type="Embed" ProgID="Equation.DSMT4" ShapeID="_x0000_i1156" DrawAspect="Content" ObjectID="_1611678682" r:id="rId268"/>
        </w:object>
      </w:r>
    </w:p>
    <w:p w14:paraId="4D1EC8B9" w14:textId="77777777" w:rsidR="00353282" w:rsidRPr="003502B0" w:rsidRDefault="003502B0" w:rsidP="00353282">
      <w:pPr>
        <w:spacing w:line="240" w:lineRule="auto"/>
        <w:jc w:val="both"/>
        <w:outlineLvl w:val="0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For constant field amplitude characteristics</w:t>
      </w:r>
      <w:r w:rsidR="00353282" w:rsidRPr="003502B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53282">
        <w:rPr>
          <w:rFonts w:ascii="Times New Roman" w:eastAsia="Calibri" w:hAnsi="Times New Roman" w:cs="Times New Roman"/>
          <w:color w:val="000000"/>
          <w:position w:val="-10"/>
          <w:sz w:val="28"/>
          <w:szCs w:val="20"/>
          <w:lang w:val="ru-RU" w:eastAsia="ru-RU"/>
        </w:rPr>
        <w:object w:dxaOrig="1164" w:dyaOrig="324" w14:anchorId="0086E788">
          <v:shape id="_x0000_i1157" type="#_x0000_t75" style="width:58.5pt;height:16.5pt" o:ole="">
            <v:imagedata r:id="rId269" o:title=""/>
          </v:shape>
          <o:OLEObject Type="Embed" ProgID="Equation.DSMT4" ShapeID="_x0000_i1157" DrawAspect="Content" ObjectID="_1611678683" r:id="rId270"/>
        </w:object>
      </w:r>
      <w:r w:rsidR="00353282" w:rsidRPr="003502B0">
        <w:rPr>
          <w:rFonts w:ascii="Times New Roman" w:hAnsi="Times New Roman"/>
          <w:color w:val="000000"/>
          <w:sz w:val="28"/>
          <w:lang w:val="en-US"/>
        </w:rPr>
        <w:t xml:space="preserve">,  </w:t>
      </w:r>
      <w:r w:rsidR="00353282">
        <w:rPr>
          <w:rFonts w:ascii="Times New Roman" w:eastAsia="Calibri" w:hAnsi="Times New Roman" w:cs="Times New Roman"/>
          <w:color w:val="000000"/>
          <w:position w:val="-30"/>
          <w:sz w:val="28"/>
          <w:szCs w:val="20"/>
          <w:lang w:val="ru-RU" w:eastAsia="ru-RU"/>
        </w:rPr>
        <w:object w:dxaOrig="7464" w:dyaOrig="684" w14:anchorId="526CF82A">
          <v:shape id="_x0000_i1158" type="#_x0000_t75" style="width:373.5pt;height:34.5pt" o:ole="">
            <v:imagedata r:id="rId271" o:title=""/>
          </v:shape>
          <o:OLEObject Type="Embed" ProgID="Equation.DSMT4" ShapeID="_x0000_i1158" DrawAspect="Content" ObjectID="_1611678684" r:id="rId272"/>
        </w:object>
      </w:r>
      <w:r w:rsidR="00353282" w:rsidRPr="003502B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and solution is:</w:t>
      </w:r>
    </w:p>
    <w:p w14:paraId="31074384" w14:textId="77777777" w:rsidR="00353282" w:rsidRDefault="00353282" w:rsidP="00353282">
      <w:pPr>
        <w:spacing w:line="240" w:lineRule="auto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2"/>
          <w:sz w:val="28"/>
          <w:szCs w:val="20"/>
          <w:lang w:val="ru-RU" w:eastAsia="ru-RU"/>
        </w:rPr>
        <w:object w:dxaOrig="7224" w:dyaOrig="876" w14:anchorId="39794019">
          <v:shape id="_x0000_i1159" type="#_x0000_t75" style="width:361.5pt;height:43.5pt" o:ole="">
            <v:imagedata r:id="rId273" o:title=""/>
          </v:shape>
          <o:OLEObject Type="Embed" ProgID="Equation.DSMT4" ShapeID="_x0000_i1159" DrawAspect="Content" ObjectID="_1611678685" r:id="rId274"/>
        </w:object>
      </w:r>
    </w:p>
    <w:p w14:paraId="7EB5DE6A" w14:textId="77777777" w:rsidR="00353282" w:rsidRPr="0055162E" w:rsidRDefault="001C07BC" w:rsidP="00353282">
      <w:pPr>
        <w:spacing w:line="240" w:lineRule="auto"/>
        <w:jc w:val="both"/>
        <w:outlineLvl w:val="0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In</w:t>
      </w:r>
      <w:r w:rsidRPr="0055162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Keldysh</w:t>
      </w:r>
      <w:r w:rsidRPr="0055162E">
        <w:rPr>
          <w:rFonts w:ascii="Times New Roman" w:hAnsi="Times New Roman"/>
          <w:color w:val="000000"/>
          <w:sz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  <w:lang w:val="en-US"/>
        </w:rPr>
        <w:t>characteristics</w:t>
      </w:r>
      <w:r w:rsidRPr="0055162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have</w:t>
      </w:r>
      <w:r w:rsidR="00353282" w:rsidRPr="0055162E">
        <w:rPr>
          <w:rFonts w:ascii="Times New Roman" w:hAnsi="Times New Roman"/>
          <w:color w:val="000000"/>
          <w:sz w:val="28"/>
          <w:lang w:val="en-US"/>
        </w:rPr>
        <w:t xml:space="preserve"> </w:t>
      </w:r>
      <w:commentRangeStart w:id="22"/>
      <w:r w:rsidR="00353282" w:rsidRPr="0055162E">
        <w:rPr>
          <w:rFonts w:ascii="Times New Roman" w:hAnsi="Times New Roman"/>
          <w:color w:val="000000"/>
          <w:sz w:val="28"/>
          <w:lang w:val="en-US"/>
        </w:rPr>
        <w:t xml:space="preserve">+. </w:t>
      </w:r>
      <w:r>
        <w:rPr>
          <w:rFonts w:ascii="Times New Roman" w:hAnsi="Times New Roman"/>
          <w:color w:val="000000"/>
          <w:sz w:val="28"/>
          <w:lang w:val="en-US"/>
        </w:rPr>
        <w:t>Obviously,</w:t>
      </w:r>
      <w:r w:rsidR="00353282" w:rsidRPr="0055162E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53282">
        <w:rPr>
          <w:rFonts w:ascii="Times New Roman" w:eastAsia="Calibri" w:hAnsi="Times New Roman" w:cs="Times New Roman"/>
          <w:color w:val="000000"/>
          <w:position w:val="-6"/>
          <w:sz w:val="28"/>
          <w:szCs w:val="20"/>
          <w:lang w:val="ru-RU" w:eastAsia="ru-RU"/>
        </w:rPr>
        <w:object w:dxaOrig="540" w:dyaOrig="276" w14:anchorId="7B9CC00B">
          <v:shape id="_x0000_i1160" type="#_x0000_t75" style="width:27pt;height:13.5pt" o:ole="">
            <v:imagedata r:id="rId275" o:title=""/>
          </v:shape>
          <o:OLEObject Type="Embed" ProgID="Equation.DSMT4" ShapeID="_x0000_i1160" DrawAspect="Content" ObjectID="_1611678686" r:id="rId276"/>
        </w:object>
      </w:r>
      <w:r w:rsidR="00353282" w:rsidRPr="0055162E">
        <w:rPr>
          <w:rFonts w:ascii="Times New Roman" w:hAnsi="Times New Roman"/>
          <w:color w:val="000000"/>
          <w:sz w:val="28"/>
          <w:lang w:val="en-US"/>
        </w:rPr>
        <w:t>.</w:t>
      </w:r>
      <w:commentRangeEnd w:id="22"/>
      <w:r w:rsidR="00BB21D9">
        <w:rPr>
          <w:rStyle w:val="CommentReference"/>
        </w:rPr>
        <w:commentReference w:id="22"/>
      </w:r>
    </w:p>
    <w:p w14:paraId="222282F1" w14:textId="77777777" w:rsidR="00E92320" w:rsidRDefault="00353282" w:rsidP="00E92320">
      <w:pPr>
        <w:spacing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24"/>
          <w:sz w:val="28"/>
          <w:szCs w:val="28"/>
          <w:lang w:val="ru-RU" w:eastAsia="ru-RU"/>
        </w:rPr>
        <w:object w:dxaOrig="1620" w:dyaOrig="660" w14:anchorId="47805258">
          <v:shape id="_x0000_i1161" type="#_x0000_t75" style="width:81pt;height:33pt" o:ole="">
            <v:imagedata r:id="rId277" o:title=""/>
          </v:shape>
          <o:OLEObject Type="Embed" ProgID="Equation.DSMT4" ShapeID="_x0000_i1161" DrawAspect="Content" ObjectID="_1611678687" r:id="rId278"/>
        </w:object>
      </w:r>
    </w:p>
    <w:p w14:paraId="210629E6" w14:textId="77777777" w:rsidR="00E92320" w:rsidRDefault="00E92320" w:rsidP="00E92320">
      <w:pPr>
        <w:spacing w:line="240" w:lineRule="auto"/>
        <w:jc w:val="center"/>
        <w:outlineLvl w:val="0"/>
        <w:rPr>
          <w:rFonts w:ascii="Times New Roman" w:hAnsi="Times New Roman"/>
          <w:sz w:val="28"/>
          <w:szCs w:val="28"/>
        </w:rPr>
      </w:pPr>
    </w:p>
    <w:p w14:paraId="048227F0" w14:textId="77777777" w:rsidR="00802671" w:rsidRDefault="00802671" w:rsidP="00E92320">
      <w:pPr>
        <w:spacing w:line="240" w:lineRule="auto"/>
        <w:jc w:val="center"/>
        <w:outlineLvl w:val="0"/>
        <w:rPr>
          <w:rFonts w:ascii="Times New Roman" w:hAnsi="Times New Roman"/>
          <w:b/>
          <w:sz w:val="28"/>
          <w:szCs w:val="28"/>
          <w:lang w:val="en-US"/>
        </w:rPr>
      </w:pPr>
    </w:p>
    <w:p w14:paraId="1042CB54" w14:textId="77777777" w:rsidR="00802671" w:rsidRDefault="00802671" w:rsidP="00E92320">
      <w:pPr>
        <w:spacing w:line="240" w:lineRule="auto"/>
        <w:jc w:val="center"/>
        <w:outlineLvl w:val="0"/>
        <w:rPr>
          <w:rFonts w:ascii="Times New Roman" w:hAnsi="Times New Roman"/>
          <w:b/>
          <w:sz w:val="28"/>
          <w:szCs w:val="28"/>
          <w:lang w:val="en-US"/>
        </w:rPr>
      </w:pPr>
    </w:p>
    <w:p w14:paraId="6D7EFE46" w14:textId="77777777" w:rsidR="00E92320" w:rsidRPr="00146638" w:rsidRDefault="00F769C8" w:rsidP="00E92320">
      <w:pPr>
        <w:spacing w:line="240" w:lineRule="auto"/>
        <w:jc w:val="center"/>
        <w:outlineLvl w:val="0"/>
        <w:rPr>
          <w:rFonts w:ascii="Times New Roman" w:hAnsi="Times New Roman"/>
          <w:b/>
          <w:sz w:val="28"/>
          <w:szCs w:val="28"/>
          <w:lang w:val="en-US"/>
        </w:rPr>
      </w:pPr>
      <w:r w:rsidRPr="00146638">
        <w:rPr>
          <w:rFonts w:ascii="Times New Roman" w:hAnsi="Times New Roman"/>
          <w:b/>
          <w:sz w:val="28"/>
          <w:szCs w:val="28"/>
          <w:lang w:val="en-US"/>
        </w:rPr>
        <w:t>Determination of</w:t>
      </w:r>
      <w:r w:rsidR="00E92320" w:rsidRPr="0014663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E92320">
        <w:rPr>
          <w:rFonts w:ascii="Times New Roman" w:eastAsia="Calibri" w:hAnsi="Times New Roman" w:cs="Times New Roman"/>
          <w:b/>
          <w:position w:val="-12"/>
          <w:sz w:val="28"/>
          <w:szCs w:val="28"/>
          <w:lang w:val="ru-RU" w:eastAsia="ru-RU"/>
        </w:rPr>
        <w:object w:dxaOrig="396" w:dyaOrig="360" w14:anchorId="20E3C69F">
          <v:shape id="_x0000_i1162" type="#_x0000_t75" style="width:19.5pt;height:18pt" o:ole="">
            <v:imagedata r:id="rId279" o:title=""/>
          </v:shape>
          <o:OLEObject Type="Embed" ProgID="Equation.DSMT4" ShapeID="_x0000_i1162" DrawAspect="Content" ObjectID="_1611678688" r:id="rId280"/>
        </w:object>
      </w:r>
    </w:p>
    <w:p w14:paraId="3BEDBC71" w14:textId="77777777" w:rsidR="00E92320" w:rsidRPr="009F23B6" w:rsidRDefault="00E92320" w:rsidP="00E92320">
      <w:pPr>
        <w:spacing w:line="240" w:lineRule="auto"/>
        <w:ind w:firstLine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146638">
        <w:rPr>
          <w:rFonts w:ascii="Times New Roman" w:hAnsi="Times New Roman"/>
          <w:sz w:val="28"/>
          <w:szCs w:val="28"/>
          <w:lang w:val="en-US"/>
        </w:rPr>
        <w:t xml:space="preserve">1. </w:t>
      </w:r>
      <w:commentRangeStart w:id="24"/>
      <w:r>
        <w:rPr>
          <w:rFonts w:ascii="Times New Roman" w:eastAsia="Calibri" w:hAnsi="Times New Roman" w:cs="Times New Roman"/>
          <w:position w:val="-40"/>
          <w:sz w:val="28"/>
          <w:szCs w:val="28"/>
          <w:lang w:val="ru-RU" w:eastAsia="ru-RU"/>
        </w:rPr>
        <w:object w:dxaOrig="2064" w:dyaOrig="924" w14:anchorId="5D4794A2">
          <v:shape id="_x0000_i1163" type="#_x0000_t75" style="width:103.5pt;height:46.5pt" o:ole="">
            <v:imagedata r:id="rId281" o:title=""/>
          </v:shape>
          <o:OLEObject Type="Embed" ProgID="Equation.DSMT4" ShapeID="_x0000_i1163" DrawAspect="Content" ObjectID="_1611678689" r:id="rId282"/>
        </w:object>
      </w:r>
      <w:commentRangeEnd w:id="24"/>
      <w:r w:rsidR="00BB21D9">
        <w:rPr>
          <w:rStyle w:val="CommentReference"/>
        </w:rPr>
        <w:commentReference w:id="24"/>
      </w:r>
      <w:r w:rsidR="009D199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D1997" w:rsidRPr="009D1997">
        <w:rPr>
          <w:rFonts w:ascii="Times New Roman" w:hAnsi="Times New Roman"/>
          <w:color w:val="FFC000"/>
          <w:sz w:val="28"/>
          <w:szCs w:val="28"/>
          <w:lang w:val="en-US"/>
        </w:rPr>
        <w:t xml:space="preserve">found </w:t>
      </w:r>
      <w:r w:rsidR="00146638" w:rsidRPr="009D1997">
        <w:rPr>
          <w:rFonts w:ascii="Times New Roman" w:hAnsi="Times New Roman"/>
          <w:color w:val="FFC000"/>
          <w:sz w:val="28"/>
          <w:szCs w:val="28"/>
          <w:lang w:val="en-US"/>
        </w:rPr>
        <w:t>by</w:t>
      </w:r>
      <w:r w:rsidR="009D1997" w:rsidRPr="009D1997">
        <w:rPr>
          <w:rFonts w:ascii="Times New Roman" w:hAnsi="Times New Roman"/>
          <w:color w:val="FFC000"/>
          <w:sz w:val="28"/>
          <w:szCs w:val="28"/>
          <w:lang w:val="en-US"/>
        </w:rPr>
        <w:t xml:space="preserve"> myself</w:t>
      </w:r>
      <w:r w:rsidRPr="00146638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146638">
        <w:rPr>
          <w:rFonts w:ascii="Times New Roman" w:hAnsi="Times New Roman"/>
          <w:sz w:val="28"/>
          <w:szCs w:val="28"/>
          <w:lang w:val="en-US"/>
        </w:rPr>
        <w:t>If</w:t>
      </w:r>
    </w:p>
    <w:commentRangeStart w:id="25"/>
    <w:p w14:paraId="2A62FC04" w14:textId="77777777" w:rsidR="00E92320" w:rsidRPr="00ED1C26" w:rsidRDefault="00E92320" w:rsidP="00E92320">
      <w:pPr>
        <w:spacing w:line="240" w:lineRule="auto"/>
        <w:ind w:firstLine="360"/>
        <w:jc w:val="right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2580" w:dyaOrig="384" w14:anchorId="1E1DE0A6">
          <v:shape id="_x0000_i1164" type="#_x0000_t75" style="width:129pt;height:19.5pt" o:ole="">
            <v:imagedata r:id="rId283" o:title=""/>
          </v:shape>
          <o:OLEObject Type="Embed" ProgID="Equation.DSMT4" ShapeID="_x0000_i1164" DrawAspect="Content" ObjectID="_1611678690" r:id="rId284"/>
        </w:object>
      </w:r>
      <w:commentRangeEnd w:id="25"/>
      <w:r w:rsidR="00BB21D9">
        <w:rPr>
          <w:rStyle w:val="CommentReference"/>
        </w:rPr>
        <w:commentReference w:id="25"/>
      </w:r>
      <w:r w:rsidRPr="00ED1C26">
        <w:rPr>
          <w:rFonts w:ascii="Times New Roman" w:hAnsi="Times New Roman"/>
          <w:sz w:val="28"/>
          <w:szCs w:val="28"/>
          <w:lang w:val="en-US"/>
        </w:rPr>
        <w:t>,                                                            (1)</w:t>
      </w:r>
    </w:p>
    <w:p w14:paraId="326AEB70" w14:textId="77777777" w:rsidR="00E92320" w:rsidRPr="00ED1C26" w:rsidRDefault="00146638" w:rsidP="00E92320">
      <w:pPr>
        <w:spacing w:line="240" w:lineRule="auto"/>
        <w:ind w:firstLine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Then</w:t>
      </w:r>
      <w:r w:rsidRPr="00ED1C2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92320"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696" w:dyaOrig="360" w14:anchorId="7B3FF2F4">
          <v:shape id="_x0000_i1165" type="#_x0000_t75" style="width:34.5pt;height:18pt" o:ole="">
            <v:imagedata r:id="rId285" o:title=""/>
          </v:shape>
          <o:OLEObject Type="Embed" ProgID="Equation.DSMT4" ShapeID="_x0000_i1165" DrawAspect="Content" ObjectID="_1611678691" r:id="rId286"/>
        </w:objec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as expected</w:t>
      </w:r>
      <w:r w:rsidR="00E92320" w:rsidRPr="00ED1C26">
        <w:rPr>
          <w:rFonts w:ascii="Times New Roman" w:hAnsi="Times New Roman"/>
          <w:sz w:val="28"/>
          <w:szCs w:val="28"/>
          <w:lang w:val="en-US"/>
        </w:rPr>
        <w:t>.</w:t>
      </w:r>
    </w:p>
    <w:p w14:paraId="4AD6F430" w14:textId="77777777" w:rsidR="00E92320" w:rsidRPr="00033354" w:rsidRDefault="00E92320" w:rsidP="00E92320">
      <w:pPr>
        <w:spacing w:line="240" w:lineRule="auto"/>
        <w:ind w:firstLine="360"/>
        <w:jc w:val="both"/>
        <w:outlineLvl w:val="0"/>
        <w:rPr>
          <w:rFonts w:ascii="Times New Roman" w:hAnsi="Times New Roman"/>
          <w:b/>
          <w:sz w:val="28"/>
          <w:szCs w:val="28"/>
          <w:lang w:val="en-US"/>
        </w:rPr>
      </w:pPr>
      <w:r w:rsidRPr="00ED1C26">
        <w:rPr>
          <w:rFonts w:ascii="Times New Roman" w:hAnsi="Times New Roman"/>
          <w:sz w:val="28"/>
          <w:szCs w:val="28"/>
          <w:lang w:val="en-US"/>
        </w:rPr>
        <w:lastRenderedPageBreak/>
        <w:t xml:space="preserve">2. </w:t>
      </w:r>
      <w:commentRangeStart w:id="26"/>
      <w:r>
        <w:rPr>
          <w:rFonts w:ascii="Times New Roman" w:eastAsia="Calibri" w:hAnsi="Times New Roman" w:cs="Times New Roman"/>
          <w:position w:val="-40"/>
          <w:sz w:val="28"/>
          <w:szCs w:val="28"/>
          <w:lang w:val="ru-RU" w:eastAsia="ru-RU"/>
        </w:rPr>
        <w:object w:dxaOrig="2364" w:dyaOrig="924" w14:anchorId="5F5872C0">
          <v:shape id="_x0000_i1166" type="#_x0000_t75" style="width:118.5pt;height:46.5pt" o:ole="">
            <v:imagedata r:id="rId287" o:title=""/>
          </v:shape>
          <o:OLEObject Type="Embed" ProgID="Equation.DSMT4" ShapeID="_x0000_i1166" DrawAspect="Content" ObjectID="_1611678692" r:id="rId288"/>
        </w:object>
      </w:r>
      <w:commentRangeEnd w:id="26"/>
      <w:r w:rsidR="00054908">
        <w:rPr>
          <w:rStyle w:val="CommentReference"/>
        </w:rPr>
        <w:commentReference w:id="26"/>
      </w:r>
      <w:r w:rsidRPr="00A33DF4">
        <w:rPr>
          <w:rFonts w:ascii="Times New Roman" w:hAnsi="Times New Roman"/>
          <w:b/>
          <w:color w:val="FF0000"/>
          <w:sz w:val="28"/>
          <w:szCs w:val="28"/>
          <w:lang w:val="en-US"/>
        </w:rPr>
        <w:t>2</w:t>
      </w:r>
      <w:r>
        <w:rPr>
          <w:rFonts w:ascii="Times New Roman" w:eastAsia="Calibri" w:hAnsi="Times New Roman" w:cs="Times New Roman"/>
          <w:position w:val="-18"/>
          <w:sz w:val="28"/>
          <w:szCs w:val="28"/>
          <w:lang w:val="ru-RU" w:eastAsia="ru-RU"/>
        </w:rPr>
        <w:object w:dxaOrig="1980" w:dyaOrig="480" w14:anchorId="5F37102E">
          <v:shape id="_x0000_i1167" type="#_x0000_t75" style="width:99pt;height:24pt" o:ole="">
            <v:imagedata r:id="rId289" o:title=""/>
          </v:shape>
          <o:OLEObject Type="Embed" ProgID="Equation.DSMT4" ShapeID="_x0000_i1167" DrawAspect="Content" ObjectID="_1611678693" r:id="rId290"/>
        </w:object>
      </w:r>
      <w:r w:rsidRPr="00A33DF4">
        <w:rPr>
          <w:rFonts w:ascii="Times New Roman" w:hAnsi="Times New Roman"/>
          <w:sz w:val="28"/>
          <w:szCs w:val="28"/>
          <w:lang w:val="en-US"/>
        </w:rPr>
        <w:t xml:space="preserve"> - </w:t>
      </w:r>
      <w:r w:rsidR="00A33DF4">
        <w:rPr>
          <w:rFonts w:ascii="Times New Roman" w:hAnsi="Times New Roman"/>
          <w:sz w:val="28"/>
          <w:szCs w:val="28"/>
          <w:lang w:val="en-US"/>
        </w:rPr>
        <w:t>according to Keldysh</w:t>
      </w:r>
      <w:r w:rsidRPr="00A33DF4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A33DF4">
        <w:rPr>
          <w:rFonts w:ascii="Times New Roman" w:hAnsi="Times New Roman"/>
          <w:sz w:val="28"/>
          <w:szCs w:val="28"/>
          <w:lang w:val="en-US"/>
        </w:rPr>
        <w:t xml:space="preserve">It seems that multiplier </w:t>
      </w:r>
      <w:r w:rsidRPr="00A33DF4">
        <w:rPr>
          <w:rFonts w:ascii="Times New Roman" w:hAnsi="Times New Roman"/>
          <w:b/>
          <w:color w:val="FF0000"/>
          <w:sz w:val="28"/>
          <w:szCs w:val="28"/>
          <w:lang w:val="en-US"/>
        </w:rPr>
        <w:t xml:space="preserve">2 </w:t>
      </w:r>
      <w:r w:rsidR="00A33DF4">
        <w:rPr>
          <w:rFonts w:ascii="Times New Roman" w:hAnsi="Times New Roman"/>
          <w:sz w:val="28"/>
          <w:szCs w:val="28"/>
          <w:lang w:val="en-US"/>
        </w:rPr>
        <w:t>was abandoned in Keldysh’s work</w:t>
      </w:r>
      <w:r w:rsidRPr="00A33DF4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5B2E21">
        <w:rPr>
          <w:rFonts w:ascii="Times New Roman" w:hAnsi="Times New Roman"/>
          <w:sz w:val="28"/>
          <w:szCs w:val="28"/>
          <w:lang w:val="en-US"/>
        </w:rPr>
        <w:t>In</w:t>
      </w:r>
      <w:r w:rsidR="005B2E21" w:rsidRPr="00B9425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B2E21">
        <w:rPr>
          <w:rFonts w:ascii="Times New Roman" w:hAnsi="Times New Roman"/>
          <w:sz w:val="28"/>
          <w:szCs w:val="28"/>
          <w:lang w:val="en-US"/>
        </w:rPr>
        <w:t>case</w:t>
      </w:r>
      <w:r w:rsidR="005B2E21" w:rsidRPr="00B94257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94257">
        <w:rPr>
          <w:rFonts w:ascii="Times New Roman" w:hAnsi="Times New Roman"/>
          <w:sz w:val="28"/>
          <w:szCs w:val="28"/>
          <w:lang w:val="en-US"/>
        </w:rPr>
        <w:t xml:space="preserve">(1) </w:t>
      </w:r>
      <w:r w:rsidR="009A6A65"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2900" w:dyaOrig="360" w14:anchorId="5E74AC25">
          <v:shape id="_x0000_i1168" type="#_x0000_t75" style="width:145.5pt;height:18pt" o:ole="">
            <v:imagedata r:id="rId291" o:title=""/>
          </v:shape>
          <o:OLEObject Type="Embed" ProgID="Equation.DSMT4" ShapeID="_x0000_i1168" DrawAspect="Content" ObjectID="_1611678694" r:id="rId292"/>
        </w:object>
      </w:r>
      <w:r w:rsidRPr="00B94257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5B2E21">
        <w:rPr>
          <w:rFonts w:ascii="Times New Roman" w:hAnsi="Times New Roman"/>
          <w:sz w:val="28"/>
          <w:szCs w:val="28"/>
          <w:lang w:val="en-US"/>
        </w:rPr>
        <w:t>thus</w:t>
      </w:r>
      <w:r w:rsidR="005B2E21" w:rsidRPr="00B94257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B2E21">
        <w:rPr>
          <w:rFonts w:ascii="Times New Roman" w:hAnsi="Times New Roman"/>
          <w:sz w:val="28"/>
          <w:szCs w:val="28"/>
          <w:lang w:val="en-US"/>
        </w:rPr>
        <w:t>oscillating</w:t>
      </w:r>
      <w:r w:rsidRPr="00B94257">
        <w:rPr>
          <w:rFonts w:ascii="Times New Roman" w:hAnsi="Times New Roman"/>
          <w:sz w:val="28"/>
          <w:szCs w:val="28"/>
          <w:lang w:val="en-US"/>
        </w:rPr>
        <w:t xml:space="preserve">! </w:t>
      </w:r>
      <w:r w:rsidR="009A6A65">
        <w:rPr>
          <w:rFonts w:ascii="Times New Roman" w:hAnsi="Times New Roman"/>
          <w:sz w:val="28"/>
          <w:szCs w:val="28"/>
          <w:lang w:val="en-US"/>
        </w:rPr>
        <w:t>Keldysh</w:t>
      </w:r>
      <w:r w:rsidR="009A6A65" w:rsidRPr="009A6A6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A6A65">
        <w:rPr>
          <w:rFonts w:ascii="Times New Roman" w:hAnsi="Times New Roman"/>
          <w:sz w:val="28"/>
          <w:szCs w:val="28"/>
          <w:lang w:val="en-US"/>
        </w:rPr>
        <w:t>expanced</w:t>
      </w:r>
      <w:r w:rsidR="009A6A65" w:rsidRPr="009A6A6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A6A65">
        <w:rPr>
          <w:rFonts w:ascii="Times New Roman" w:hAnsi="Times New Roman"/>
          <w:sz w:val="28"/>
          <w:szCs w:val="28"/>
          <w:lang w:val="en-US"/>
        </w:rPr>
        <w:t>in</w:t>
      </w:r>
      <w:r w:rsidR="009A6A65" w:rsidRPr="009A6A6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A6A65">
        <w:rPr>
          <w:rFonts w:ascii="Times New Roman" w:hAnsi="Times New Roman"/>
          <w:sz w:val="28"/>
          <w:szCs w:val="28"/>
          <w:lang w:val="en-US"/>
        </w:rPr>
        <w:t xml:space="preserve">Fourie series without electric field </w:t>
      </w:r>
      <w:r w:rsidR="009A6A65" w:rsidRPr="00802671">
        <w:rPr>
          <w:rFonts w:ascii="Times New Roman" w:eastAsia="Calibri" w:hAnsi="Times New Roman" w:cs="Times New Roman"/>
          <w:color w:val="FF0000"/>
          <w:position w:val="-10"/>
          <w:sz w:val="28"/>
          <w:szCs w:val="28"/>
          <w:lang w:val="ru-RU" w:eastAsia="ru-RU"/>
        </w:rPr>
        <w:object w:dxaOrig="804" w:dyaOrig="324" w14:anchorId="3CFCF5D0">
          <v:shape id="_x0000_i1169" type="#_x0000_t75" style="width:40.5pt;height:16.5pt" o:ole="">
            <v:imagedata r:id="rId293" o:title=""/>
          </v:shape>
          <o:OLEObject Type="Embed" ProgID="Equation.DSMT4" ShapeID="_x0000_i1169" DrawAspect="Content" ObjectID="_1611678695" r:id="rId294"/>
        </w:object>
      </w:r>
      <w:r w:rsidR="009A6A65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AD49A3" w:rsidRPr="005772D6">
        <w:rPr>
          <w:rFonts w:ascii="Times New Roman" w:hAnsi="Times New Roman"/>
          <w:sz w:val="28"/>
          <w:szCs w:val="28"/>
          <w:lang w:val="en-US"/>
        </w:rPr>
        <w:t>This</w:t>
      </w:r>
      <w:r w:rsidR="00AD49A3" w:rsidRPr="0003335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D49A3" w:rsidRPr="005772D6">
        <w:rPr>
          <w:rFonts w:ascii="Times New Roman" w:hAnsi="Times New Roman"/>
          <w:sz w:val="28"/>
          <w:szCs w:val="28"/>
          <w:lang w:val="en-US"/>
        </w:rPr>
        <w:t>is</w:t>
      </w:r>
      <w:r w:rsidR="00AD49A3" w:rsidRPr="0003335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AD49A3" w:rsidRPr="005772D6">
        <w:rPr>
          <w:rFonts w:ascii="Times New Roman" w:hAnsi="Times New Roman"/>
          <w:sz w:val="28"/>
          <w:szCs w:val="28"/>
          <w:lang w:val="en-US"/>
        </w:rPr>
        <w:t>why</w:t>
      </w:r>
      <w:r w:rsidR="00AD49A3" w:rsidRPr="0003335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03335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996" w:dyaOrig="360" w14:anchorId="4F6EF564">
          <v:shape id="_x0000_i1170" type="#_x0000_t75" style="width:49.5pt;height:18pt" o:ole="">
            <v:imagedata r:id="rId295" o:title=""/>
          </v:shape>
          <o:OLEObject Type="Embed" ProgID="Equation.DSMT4" ShapeID="_x0000_i1170" DrawAspect="Content" ObjectID="_1611678696" r:id="rId296"/>
        </w:object>
      </w:r>
      <w:r w:rsidR="00AD49A3" w:rsidRPr="00033354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AD49A3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is</w:t>
      </w:r>
      <w:r w:rsidR="00AD49A3" w:rsidRPr="00033354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AD49A3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present</w:t>
      </w:r>
      <w:r w:rsidR="00AD49A3" w:rsidRPr="00033354">
        <w:rPr>
          <w:rFonts w:ascii="Times New Roman" w:eastAsia="Calibri" w:hAnsi="Times New Roman" w:cs="Times New Roman"/>
          <w:sz w:val="28"/>
          <w:szCs w:val="28"/>
          <w:lang w:val="en-US" w:eastAsia="ru-RU"/>
        </w:rPr>
        <w:t xml:space="preserve"> </w:t>
      </w:r>
      <w:r w:rsidR="00AD49A3">
        <w:rPr>
          <w:rFonts w:ascii="Times New Roman" w:eastAsia="Calibri" w:hAnsi="Times New Roman" w:cs="Times New Roman"/>
          <w:sz w:val="28"/>
          <w:szCs w:val="28"/>
          <w:lang w:val="en-US" w:eastAsia="ru-RU"/>
        </w:rPr>
        <w:t>there</w:t>
      </w:r>
      <w:r w:rsidRPr="00033354">
        <w:rPr>
          <w:rFonts w:ascii="Times New Roman" w:hAnsi="Times New Roman"/>
          <w:sz w:val="28"/>
          <w:szCs w:val="28"/>
          <w:lang w:val="en-US"/>
        </w:rPr>
        <w:t xml:space="preserve">. </w:t>
      </w:r>
    </w:p>
    <w:p w14:paraId="3362C0BC" w14:textId="77777777" w:rsidR="00E92320" w:rsidRPr="005772D6" w:rsidRDefault="005772D6" w:rsidP="00E92320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We will keep 1</w:t>
      </w:r>
      <w:r w:rsidRPr="005772D6">
        <w:rPr>
          <w:rFonts w:ascii="Times New Roman" w:hAnsi="Times New Roman"/>
          <w:sz w:val="28"/>
          <w:szCs w:val="28"/>
          <w:vertAlign w:val="superscript"/>
          <w:lang w:val="en-US"/>
        </w:rPr>
        <w:t>st</w:t>
      </w:r>
      <w:r>
        <w:rPr>
          <w:rFonts w:ascii="Times New Roman" w:hAnsi="Times New Roman"/>
          <w:sz w:val="28"/>
          <w:szCs w:val="28"/>
          <w:lang w:val="en-US"/>
        </w:rPr>
        <w:t xml:space="preserve"> definition</w:t>
      </w:r>
      <w:r w:rsidR="00E92320" w:rsidRPr="005772D6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E92320">
        <w:rPr>
          <w:rFonts w:ascii="Times New Roman" w:eastAsia="Calibri" w:hAnsi="Times New Roman" w:cs="Times New Roman"/>
          <w:position w:val="-40"/>
          <w:sz w:val="28"/>
          <w:szCs w:val="28"/>
          <w:lang w:val="ru-RU" w:eastAsia="ru-RU"/>
        </w:rPr>
        <w:object w:dxaOrig="3864" w:dyaOrig="924" w14:anchorId="6EC8EC72">
          <v:shape id="_x0000_i1171" type="#_x0000_t75" style="width:193.5pt;height:46.5pt" o:ole="">
            <v:imagedata r:id="rId297" o:title=""/>
          </v:shape>
          <o:OLEObject Type="Embed" ProgID="Equation.DSMT4" ShapeID="_x0000_i1171" DrawAspect="Content" ObjectID="_1611678697" r:id="rId298"/>
        </w:object>
      </w:r>
    </w:p>
    <w:commentRangeStart w:id="27"/>
    <w:commentRangeStart w:id="28"/>
    <w:p w14:paraId="6E88CA54" w14:textId="77777777" w:rsidR="00E92320" w:rsidRPr="00AD49A3" w:rsidRDefault="00E92320" w:rsidP="00E92320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  <w:szCs w:val="20"/>
          <w:lang w:val="ru-RU"/>
        </w:rPr>
      </w:pPr>
      <w:r>
        <w:rPr>
          <w:rFonts w:ascii="Times New Roman" w:eastAsia="Calibri" w:hAnsi="Times New Roman" w:cs="Times New Roman"/>
          <w:color w:val="000000"/>
          <w:position w:val="-46"/>
          <w:sz w:val="28"/>
          <w:szCs w:val="20"/>
          <w:lang w:val="ru-RU" w:eastAsia="ru-RU"/>
        </w:rPr>
        <w:object w:dxaOrig="7176" w:dyaOrig="1104" w14:anchorId="2D23B991">
          <v:shape id="_x0000_i1172" type="#_x0000_t75" style="width:358.5pt;height:55.5pt" o:ole="">
            <v:imagedata r:id="rId299" o:title=""/>
          </v:shape>
          <o:OLEObject Type="Embed" ProgID="Equation.DSMT4" ShapeID="_x0000_i1172" DrawAspect="Content" ObjectID="_1611678698" r:id="rId300"/>
        </w:object>
      </w:r>
      <w:commentRangeEnd w:id="27"/>
      <w:commentRangeEnd w:id="28"/>
      <w:r w:rsidR="00054908">
        <w:rPr>
          <w:rStyle w:val="CommentReference"/>
        </w:rPr>
        <w:commentReference w:id="27"/>
      </w:r>
      <w:r w:rsidR="00054908">
        <w:rPr>
          <w:rStyle w:val="CommentReference"/>
        </w:rPr>
        <w:commentReference w:id="28"/>
      </w:r>
    </w:p>
    <w:p w14:paraId="10C6F726" w14:textId="77777777" w:rsidR="00E92320" w:rsidRDefault="00E92320" w:rsidP="00E92320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46"/>
          <w:sz w:val="28"/>
          <w:szCs w:val="20"/>
          <w:lang w:val="ru-RU" w:eastAsia="ru-RU"/>
        </w:rPr>
        <w:object w:dxaOrig="6660" w:dyaOrig="1104" w14:anchorId="4E92B5BC">
          <v:shape id="_x0000_i1173" type="#_x0000_t75" style="width:333pt;height:55.5pt" o:ole="">
            <v:imagedata r:id="rId301" o:title=""/>
          </v:shape>
          <o:OLEObject Type="Embed" ProgID="Equation.DSMT4" ShapeID="_x0000_i1173" DrawAspect="Content" ObjectID="_1611678699" r:id="rId302"/>
        </w:object>
      </w:r>
    </w:p>
    <w:p w14:paraId="3C041F62" w14:textId="77777777" w:rsidR="00E92320" w:rsidRPr="009B1170" w:rsidRDefault="009B1170" w:rsidP="00E92320">
      <w:pPr>
        <w:spacing w:line="240" w:lineRule="auto"/>
        <w:ind w:left="360"/>
        <w:jc w:val="both"/>
        <w:outlineLvl w:val="0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After</w:t>
      </w:r>
      <w:r w:rsidRPr="009B117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92320" w:rsidRPr="009B117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92320"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3384" w:dyaOrig="360" w14:anchorId="6D52C0C4">
          <v:shape id="_x0000_i1174" type="#_x0000_t75" style="width:169.5pt;height:18pt" o:ole="">
            <v:imagedata r:id="rId303" o:title=""/>
          </v:shape>
          <o:OLEObject Type="Embed" ProgID="Equation.DSMT4" ShapeID="_x0000_i1174" DrawAspect="Content" ObjectID="_1611678700" r:id="rId304"/>
        </w:object>
      </w:r>
      <w:r w:rsidRPr="009B117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is</w:t>
      </w:r>
      <w:r w:rsidRPr="009B117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introduced</w:t>
      </w:r>
      <w:r w:rsidRPr="009B1170">
        <w:rPr>
          <w:rFonts w:ascii="Times New Roman" w:hAnsi="Times New Roman"/>
          <w:color w:val="000000"/>
          <w:sz w:val="28"/>
          <w:lang w:val="en-US"/>
        </w:rPr>
        <w:t>, and time is defined in terms</w:t>
      </w:r>
      <w:r w:rsidR="00E92320" w:rsidRPr="009B1170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E92320">
        <w:rPr>
          <w:rFonts w:ascii="Times New Roman" w:eastAsia="Calibri" w:hAnsi="Times New Roman" w:cs="Times New Roman"/>
          <w:color w:val="000000"/>
          <w:position w:val="-14"/>
          <w:sz w:val="28"/>
          <w:szCs w:val="28"/>
          <w:lang w:val="ru-RU" w:eastAsia="ru-RU"/>
        </w:rPr>
        <w:object w:dxaOrig="684" w:dyaOrig="384" w14:anchorId="1ABA0662">
          <v:shape id="_x0000_i1175" type="#_x0000_t75" style="width:34.5pt;height:19.5pt" o:ole="">
            <v:imagedata r:id="rId212" o:title=""/>
          </v:shape>
          <o:OLEObject Type="Embed" ProgID="Equation.DSMT4" ShapeID="_x0000_i1175" DrawAspect="Content" ObjectID="_1611678701" r:id="rId305"/>
        </w:object>
      </w:r>
      <w:r w:rsidR="00E92320" w:rsidRPr="009B1170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and frequency in</w:t>
      </w:r>
      <w:r w:rsidR="00E92320" w:rsidRPr="009B1170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w:rsidR="00E92320">
        <w:rPr>
          <w:rFonts w:ascii="Times New Roman" w:eastAsia="Calibri" w:hAnsi="Times New Roman" w:cs="Times New Roman"/>
          <w:color w:val="000000"/>
          <w:position w:val="-14"/>
          <w:sz w:val="28"/>
          <w:szCs w:val="28"/>
          <w:lang w:val="ru-RU" w:eastAsia="ru-RU"/>
        </w:rPr>
        <w:object w:dxaOrig="696" w:dyaOrig="384" w14:anchorId="6D9395B8">
          <v:shape id="_x0000_i1176" type="#_x0000_t75" style="width:34.5pt;height:19.5pt" o:ole="">
            <v:imagedata r:id="rId216" o:title=""/>
          </v:shape>
          <o:OLEObject Type="Embed" ProgID="Equation.DSMT4" ShapeID="_x0000_i1176" DrawAspect="Content" ObjectID="_1611678702" r:id="rId306"/>
        </w:object>
      </w:r>
      <w:r w:rsidR="00E92320" w:rsidRPr="009B1170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we have</w:t>
      </w:r>
    </w:p>
    <w:p w14:paraId="0534BD62" w14:textId="77777777" w:rsidR="00E92320" w:rsidRDefault="00E92320" w:rsidP="00E92320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46"/>
          <w:sz w:val="28"/>
          <w:szCs w:val="20"/>
          <w:lang w:val="ru-RU" w:eastAsia="ru-RU"/>
        </w:rPr>
        <w:object w:dxaOrig="6036" w:dyaOrig="1104" w14:anchorId="51E3B5EB">
          <v:shape id="_x0000_i1177" type="#_x0000_t75" style="width:301.5pt;height:55.5pt" o:ole="">
            <v:imagedata r:id="rId307" o:title=""/>
          </v:shape>
          <o:OLEObject Type="Embed" ProgID="Equation.DSMT4" ShapeID="_x0000_i1177" DrawAspect="Content" ObjectID="_1611678703" r:id="rId308"/>
        </w:object>
      </w:r>
    </w:p>
    <w:p w14:paraId="535216B7" w14:textId="77777777" w:rsidR="00E92320" w:rsidRDefault="009F54B0" w:rsidP="00E92320">
      <w:pPr>
        <w:spacing w:line="240" w:lineRule="auto"/>
        <w:ind w:left="360"/>
        <w:jc w:val="both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Or</w:t>
      </w:r>
    </w:p>
    <w:p w14:paraId="0F3E5A94" w14:textId="77777777" w:rsidR="00E92320" w:rsidRDefault="00E92320" w:rsidP="00E92320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28"/>
          <w:sz w:val="28"/>
          <w:szCs w:val="20"/>
          <w:lang w:val="ru-RU" w:eastAsia="ru-RU"/>
        </w:rPr>
        <w:object w:dxaOrig="2796" w:dyaOrig="720" w14:anchorId="27C6DECD">
          <v:shape id="_x0000_i1178" type="#_x0000_t75" style="width:139.5pt;height:36pt" o:ole="">
            <v:imagedata r:id="rId309" o:title=""/>
          </v:shape>
          <o:OLEObject Type="Embed" ProgID="Equation.DSMT4" ShapeID="_x0000_i1178" DrawAspect="Content" ObjectID="_1611678704" r:id="rId310"/>
        </w:object>
      </w:r>
    </w:p>
    <w:p w14:paraId="6625890D" w14:textId="77777777" w:rsidR="00E92320" w:rsidRDefault="00E92320" w:rsidP="00E92320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2"/>
          <w:sz w:val="28"/>
          <w:szCs w:val="20"/>
          <w:lang w:val="ru-RU" w:eastAsia="ru-RU"/>
        </w:rPr>
        <w:object w:dxaOrig="7620" w:dyaOrig="744" w14:anchorId="135E1D91">
          <v:shape id="_x0000_i1179" type="#_x0000_t75" style="width:380.25pt;height:37.5pt" o:ole="">
            <v:imagedata r:id="rId311" o:title=""/>
          </v:shape>
          <o:OLEObject Type="Embed" ProgID="Equation.DSMT4" ShapeID="_x0000_i1179" DrawAspect="Content" ObjectID="_1611678705" r:id="rId312"/>
        </w:object>
      </w:r>
    </w:p>
    <w:p w14:paraId="490794C9" w14:textId="77777777" w:rsidR="00E92320" w:rsidRDefault="00E92320" w:rsidP="00E92320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42"/>
          <w:sz w:val="28"/>
          <w:szCs w:val="20"/>
          <w:lang w:val="ru-RU" w:eastAsia="ru-RU"/>
        </w:rPr>
        <w:object w:dxaOrig="3036" w:dyaOrig="1236" w14:anchorId="1CA0F4E8">
          <v:shape id="_x0000_i1180" type="#_x0000_t75" style="width:152.25pt;height:61.5pt" o:ole="">
            <v:imagedata r:id="rId313" o:title=""/>
          </v:shape>
          <o:OLEObject Type="Embed" ProgID="Equation.DSMT4" ShapeID="_x0000_i1180" DrawAspect="Content" ObjectID="_1611678706" r:id="rId314"/>
        </w:object>
      </w:r>
    </w:p>
    <w:p w14:paraId="42E3AD6C" w14:textId="77777777" w:rsidR="00E92320" w:rsidRDefault="00E92320" w:rsidP="00E92320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2"/>
          <w:sz w:val="28"/>
          <w:szCs w:val="20"/>
          <w:lang w:val="ru-RU" w:eastAsia="ru-RU"/>
        </w:rPr>
        <w:object w:dxaOrig="2844" w:dyaOrig="744" w14:anchorId="65E028B8">
          <v:shape id="_x0000_i1181" type="#_x0000_t75" style="width:142.5pt;height:37.5pt" o:ole="">
            <v:imagedata r:id="rId315" o:title=""/>
          </v:shape>
          <o:OLEObject Type="Embed" ProgID="Equation.DSMT4" ShapeID="_x0000_i1181" DrawAspect="Content" ObjectID="_1611678707" r:id="rId316"/>
        </w:object>
      </w:r>
    </w:p>
    <w:p w14:paraId="3380F03C" w14:textId="77777777" w:rsidR="00E92320" w:rsidRPr="00A0422A" w:rsidRDefault="00E92320" w:rsidP="00E92320">
      <w:pPr>
        <w:spacing w:line="240" w:lineRule="auto"/>
        <w:ind w:left="360"/>
        <w:jc w:val="both"/>
        <w:outlineLvl w:val="0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eastAsia="Calibri" w:hAnsi="Times New Roman" w:cs="Times New Roman"/>
          <w:color w:val="000000"/>
          <w:position w:val="-10"/>
          <w:sz w:val="28"/>
          <w:szCs w:val="20"/>
          <w:lang w:val="ru-RU" w:eastAsia="ru-RU"/>
        </w:rPr>
        <w:object w:dxaOrig="624" w:dyaOrig="360" w14:anchorId="6386FCC6">
          <v:shape id="_x0000_i1182" type="#_x0000_t75" style="width:31.5pt;height:18pt" o:ole="">
            <v:imagedata r:id="rId317" o:title=""/>
          </v:shape>
          <o:OLEObject Type="Embed" ProgID="Equation.DSMT4" ShapeID="_x0000_i1182" DrawAspect="Content" ObjectID="_1611678708" r:id="rId318"/>
        </w:object>
      </w:r>
      <w:r w:rsidRPr="00F9788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9788B">
        <w:rPr>
          <w:rFonts w:ascii="Times New Roman" w:hAnsi="Times New Roman"/>
          <w:color w:val="000000"/>
          <w:sz w:val="28"/>
          <w:lang w:val="en-US"/>
        </w:rPr>
        <w:t>will be expanded into Fourier series.</w:t>
      </w:r>
      <w:r w:rsidRPr="00F9788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0422A">
        <w:rPr>
          <w:rFonts w:ascii="Times New Roman" w:hAnsi="Times New Roman"/>
          <w:color w:val="000000"/>
          <w:sz w:val="28"/>
          <w:lang w:val="en-US"/>
        </w:rPr>
        <w:t>Then</w:t>
      </w:r>
      <w:r>
        <w:rPr>
          <w:rFonts w:ascii="Times New Roman" w:eastAsia="Calibri" w:hAnsi="Times New Roman" w:cs="Times New Roman"/>
          <w:color w:val="000000"/>
          <w:position w:val="-32"/>
          <w:sz w:val="28"/>
          <w:szCs w:val="20"/>
          <w:lang w:val="ru-RU" w:eastAsia="ru-RU"/>
        </w:rPr>
        <w:object w:dxaOrig="5136" w:dyaOrig="744" w14:anchorId="4C9C2147">
          <v:shape id="_x0000_i1183" type="#_x0000_t75" style="width:256.5pt;height:37.5pt" o:ole="">
            <v:imagedata r:id="rId319" o:title=""/>
          </v:shape>
          <o:OLEObject Type="Embed" ProgID="Equation.DSMT4" ShapeID="_x0000_i1183" DrawAspect="Content" ObjectID="_1611678709" r:id="rId320"/>
        </w:object>
      </w:r>
      <w:r w:rsidRPr="00A0422A">
        <w:rPr>
          <w:rFonts w:ascii="Times New Roman" w:hAnsi="Times New Roman"/>
          <w:color w:val="000000"/>
          <w:sz w:val="28"/>
          <w:lang w:val="en-US"/>
        </w:rPr>
        <w:t>,</w:t>
      </w:r>
    </w:p>
    <w:p w14:paraId="748D0C21" w14:textId="77777777" w:rsidR="00E92320" w:rsidRDefault="00E92320" w:rsidP="00E92320">
      <w:pPr>
        <w:spacing w:line="240" w:lineRule="auto"/>
        <w:ind w:left="360"/>
        <w:jc w:val="both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2376" w:dyaOrig="384" w14:anchorId="1CB58978">
          <v:shape id="_x0000_i1184" type="#_x0000_t75" style="width:118.5pt;height:19.5pt" o:ole="">
            <v:imagedata r:id="rId321" o:title=""/>
          </v:shape>
          <o:OLEObject Type="Embed" ProgID="Equation.DSMT4" ShapeID="_x0000_i1184" DrawAspect="Content" ObjectID="_1611678710" r:id="rId322"/>
        </w:object>
      </w:r>
    </w:p>
    <w:p w14:paraId="62174220" w14:textId="77777777" w:rsidR="00E92320" w:rsidRDefault="00E92320" w:rsidP="00E92320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0"/>
          <w:sz w:val="28"/>
          <w:szCs w:val="20"/>
          <w:lang w:val="ru-RU" w:eastAsia="ru-RU"/>
        </w:rPr>
        <w:object w:dxaOrig="7236" w:dyaOrig="744" w14:anchorId="7B6790EA">
          <v:shape id="_x0000_i1185" type="#_x0000_t75" style="width:361.5pt;height:37.5pt" o:ole="">
            <v:imagedata r:id="rId323" o:title=""/>
          </v:shape>
          <o:OLEObject Type="Embed" ProgID="Equation.DSMT4" ShapeID="_x0000_i1185" DrawAspect="Content" ObjectID="_1611678711" r:id="rId324"/>
        </w:object>
      </w:r>
    </w:p>
    <w:p w14:paraId="3150B472" w14:textId="77777777" w:rsidR="00E92320" w:rsidRDefault="001D55D5" w:rsidP="00E92320">
      <w:pPr>
        <w:spacing w:line="240" w:lineRule="auto"/>
        <w:ind w:left="360"/>
        <w:jc w:val="both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If</w:t>
      </w:r>
      <w:r w:rsidR="00E92320">
        <w:rPr>
          <w:rFonts w:ascii="Times New Roman" w:hAnsi="Times New Roman"/>
          <w:color w:val="000000"/>
          <w:sz w:val="28"/>
        </w:rPr>
        <w:t xml:space="preserve"> </w:t>
      </w:r>
      <w:r w:rsidR="00E92320">
        <w:rPr>
          <w:rFonts w:ascii="Times New Roman" w:eastAsia="Calibri" w:hAnsi="Times New Roman" w:cs="Times New Roman"/>
          <w:color w:val="000000"/>
          <w:position w:val="-6"/>
          <w:sz w:val="28"/>
          <w:szCs w:val="20"/>
          <w:lang w:val="ru-RU" w:eastAsia="ru-RU"/>
        </w:rPr>
        <w:object w:dxaOrig="624" w:dyaOrig="276" w14:anchorId="4F2F566B">
          <v:shape id="_x0000_i1186" type="#_x0000_t75" style="width:31.5pt;height:13.5pt" o:ole="">
            <v:imagedata r:id="rId325" o:title=""/>
          </v:shape>
          <o:OLEObject Type="Embed" ProgID="Equation.DSMT4" ShapeID="_x0000_i1186" DrawAspect="Content" ObjectID="_1611678712" r:id="rId326"/>
        </w:object>
      </w:r>
      <w:r>
        <w:rPr>
          <w:rFonts w:ascii="Times New Roman" w:hAnsi="Times New Roman"/>
          <w:color w:val="000000"/>
          <w:sz w:val="28"/>
        </w:rPr>
        <w:t xml:space="preserve"> and</w:t>
      </w:r>
      <w:r w:rsidR="00E92320">
        <w:rPr>
          <w:rFonts w:ascii="Times New Roman" w:hAnsi="Times New Roman"/>
          <w:color w:val="000000"/>
          <w:sz w:val="28"/>
        </w:rPr>
        <w:t xml:space="preserve"> </w:t>
      </w:r>
      <w:r w:rsidR="00E92320">
        <w:rPr>
          <w:rFonts w:ascii="Times New Roman" w:eastAsia="Calibri" w:hAnsi="Times New Roman" w:cs="Times New Roman"/>
          <w:color w:val="000000"/>
          <w:position w:val="-6"/>
          <w:sz w:val="28"/>
          <w:szCs w:val="20"/>
          <w:lang w:val="ru-RU" w:eastAsia="ru-RU"/>
        </w:rPr>
        <w:object w:dxaOrig="744" w:dyaOrig="276" w14:anchorId="661338FC">
          <v:shape id="_x0000_i1187" type="#_x0000_t75" style="width:37.5pt;height:13.5pt" o:ole="">
            <v:imagedata r:id="rId327" o:title=""/>
          </v:shape>
          <o:OLEObject Type="Embed" ProgID="Equation.DSMT4" ShapeID="_x0000_i1187" DrawAspect="Content" ObjectID="_1611678713" r:id="rId328"/>
        </w:object>
      </w:r>
      <w:r>
        <w:rPr>
          <w:rFonts w:ascii="Times New Roman" w:hAnsi="Times New Roman"/>
          <w:color w:val="000000"/>
          <w:sz w:val="28"/>
        </w:rPr>
        <w:t xml:space="preserve"> then</w:t>
      </w:r>
      <w:r w:rsidR="00E92320">
        <w:rPr>
          <w:rFonts w:ascii="Times New Roman" w:hAnsi="Times New Roman"/>
          <w:color w:val="000000"/>
          <w:sz w:val="28"/>
        </w:rPr>
        <w:t xml:space="preserve"> </w:t>
      </w:r>
    </w:p>
    <w:p w14:paraId="002745B2" w14:textId="77777777" w:rsidR="00E92320" w:rsidRDefault="00E92320" w:rsidP="00E92320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0"/>
          <w:sz w:val="28"/>
          <w:szCs w:val="20"/>
          <w:lang w:val="ru-RU" w:eastAsia="ru-RU"/>
        </w:rPr>
        <w:object w:dxaOrig="6564" w:dyaOrig="720" w14:anchorId="0A7E0DE4">
          <v:shape id="_x0000_i1188" type="#_x0000_t75" style="width:328.5pt;height:36pt" o:ole="">
            <v:imagedata r:id="rId329" o:title=""/>
          </v:shape>
          <o:OLEObject Type="Embed" ProgID="Equation.DSMT4" ShapeID="_x0000_i1188" DrawAspect="Content" ObjectID="_1611678714" r:id="rId330"/>
        </w:object>
      </w:r>
    </w:p>
    <w:p w14:paraId="7DA96DB1" w14:textId="77777777" w:rsidR="00E92320" w:rsidRDefault="00E92320" w:rsidP="00E92320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4632" w:dyaOrig="348" w14:anchorId="20E79E59">
          <v:shape id="_x0000_i1189" type="#_x0000_t75" style="width:231.75pt;height:17.25pt" o:ole="">
            <v:imagedata r:id="rId331" o:title=""/>
          </v:shape>
          <o:OLEObject Type="Embed" ProgID="Equation.DSMT4" ShapeID="_x0000_i1189" DrawAspect="Content" ObjectID="_1611678715" r:id="rId332"/>
        </w:object>
      </w:r>
    </w:p>
    <w:p w14:paraId="67E209B3" w14:textId="77777777" w:rsidR="00E92320" w:rsidRPr="001D55D5" w:rsidRDefault="001D55D5" w:rsidP="00E92320">
      <w:pPr>
        <w:spacing w:line="240" w:lineRule="auto"/>
        <w:ind w:left="360"/>
        <w:jc w:val="both"/>
        <w:outlineLvl w:val="0"/>
        <w:rPr>
          <w:rFonts w:ascii="Times New Roman" w:hAnsi="Times New Roman"/>
          <w:color w:val="000000"/>
          <w:sz w:val="28"/>
          <w:lang w:val="en-US"/>
        </w:rPr>
      </w:pPr>
      <w:r w:rsidRPr="001D55D5">
        <w:rPr>
          <w:rFonts w:ascii="Times New Roman" w:hAnsi="Times New Roman"/>
          <w:color w:val="000000"/>
          <w:sz w:val="28"/>
          <w:lang w:val="en-US"/>
        </w:rPr>
        <w:t>Terms with</w:t>
      </w:r>
      <w:r w:rsidR="00E92320" w:rsidRPr="001D55D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92320">
        <w:rPr>
          <w:rFonts w:ascii="Times New Roman" w:eastAsia="Calibri" w:hAnsi="Times New Roman" w:cs="Times New Roman"/>
          <w:color w:val="000000"/>
          <w:position w:val="-6"/>
          <w:sz w:val="28"/>
          <w:szCs w:val="20"/>
          <w:lang w:val="ru-RU" w:eastAsia="ru-RU"/>
        </w:rPr>
        <w:object w:dxaOrig="624" w:dyaOrig="276" w14:anchorId="70B290D9">
          <v:shape id="_x0000_i1190" type="#_x0000_t75" style="width:31.5pt;height:13.5pt" o:ole="">
            <v:imagedata r:id="rId333" o:title=""/>
          </v:shape>
          <o:OLEObject Type="Embed" ProgID="Equation.DSMT4" ShapeID="_x0000_i1190" DrawAspect="Content" ObjectID="_1611678716" r:id="rId334"/>
        </w:object>
      </w:r>
      <w:r w:rsidRPr="001D55D5">
        <w:rPr>
          <w:rFonts w:ascii="Times New Roman" w:hAnsi="Times New Roman"/>
          <w:color w:val="000000"/>
          <w:sz w:val="28"/>
          <w:lang w:val="en-US"/>
        </w:rPr>
        <w:t xml:space="preserve"> and/or</w:t>
      </w:r>
      <w:r w:rsidR="00E92320" w:rsidRPr="001D55D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92320">
        <w:rPr>
          <w:rFonts w:ascii="Times New Roman" w:eastAsia="Calibri" w:hAnsi="Times New Roman" w:cs="Times New Roman"/>
          <w:color w:val="000000"/>
          <w:position w:val="-6"/>
          <w:sz w:val="28"/>
          <w:szCs w:val="20"/>
          <w:lang w:val="ru-RU" w:eastAsia="ru-RU"/>
        </w:rPr>
        <w:object w:dxaOrig="744" w:dyaOrig="276" w14:anchorId="0D6BD0D7">
          <v:shape id="_x0000_i1191" type="#_x0000_t75" style="width:37.5pt;height:13.5pt" o:ole="">
            <v:imagedata r:id="rId335" o:title=""/>
          </v:shape>
          <o:OLEObject Type="Embed" ProgID="Equation.DSMT4" ShapeID="_x0000_i1191" DrawAspect="Content" ObjectID="_1611678717" r:id="rId336"/>
        </w:object>
      </w:r>
      <w:r w:rsidR="00E92320" w:rsidRPr="001D55D5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contribute to</w:t>
      </w:r>
      <w:r w:rsidR="00E92320" w:rsidRPr="001D55D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92320">
        <w:rPr>
          <w:rFonts w:ascii="Times New Roman" w:eastAsia="Calibri" w:hAnsi="Times New Roman" w:cs="Times New Roman"/>
          <w:color w:val="000000"/>
          <w:position w:val="-6"/>
          <w:sz w:val="28"/>
          <w:szCs w:val="20"/>
          <w:lang w:val="ru-RU" w:eastAsia="ru-RU"/>
        </w:rPr>
        <w:object w:dxaOrig="240" w:dyaOrig="216" w14:anchorId="7C379341">
          <v:shape id="_x0000_i1192" type="#_x0000_t75" style="width:12pt;height:10.5pt" o:ole="">
            <v:imagedata r:id="rId337" o:title=""/>
          </v:shape>
          <o:OLEObject Type="Embed" ProgID="Equation.DSMT4" ShapeID="_x0000_i1192" DrawAspect="Content" ObjectID="_1611678718" r:id="rId338"/>
        </w:object>
      </w:r>
      <w:r w:rsidR="00E92320" w:rsidRPr="001D55D5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as</w:t>
      </w:r>
    </w:p>
    <w:p w14:paraId="659AFD8E" w14:textId="77777777" w:rsidR="00E92320" w:rsidRDefault="00E92320" w:rsidP="00E92320">
      <w:pPr>
        <w:spacing w:line="240" w:lineRule="auto"/>
        <w:ind w:left="360"/>
        <w:jc w:val="both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28"/>
          <w:sz w:val="28"/>
          <w:szCs w:val="20"/>
          <w:lang w:val="ru-RU" w:eastAsia="ru-RU"/>
        </w:rPr>
        <w:object w:dxaOrig="8736" w:dyaOrig="720" w14:anchorId="7B192BEE">
          <v:shape id="_x0000_i1193" type="#_x0000_t75" style="width:436.5pt;height:36pt" o:ole="">
            <v:imagedata r:id="rId339" o:title=""/>
          </v:shape>
          <o:OLEObject Type="Embed" ProgID="Equation.DSMT4" ShapeID="_x0000_i1193" DrawAspect="Content" ObjectID="_1611678719" r:id="rId340"/>
        </w:object>
      </w:r>
    </w:p>
    <w:p w14:paraId="05FE0F26" w14:textId="77777777" w:rsidR="00E92320" w:rsidRPr="002375D1" w:rsidRDefault="007A58BE" w:rsidP="00E92320">
      <w:pPr>
        <w:spacing w:line="240" w:lineRule="auto"/>
        <w:ind w:left="360"/>
        <w:jc w:val="both"/>
        <w:outlineLvl w:val="0"/>
        <w:rPr>
          <w:rFonts w:ascii="Times New Roman" w:hAnsi="Times New Roman"/>
          <w:color w:val="000000" w:themeColor="text1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The integrand has no singularities. Hence</w:t>
      </w:r>
      <w:r w:rsidRPr="00473ECC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473ECC">
        <w:rPr>
          <w:rFonts w:ascii="Times New Roman" w:hAnsi="Times New Roman"/>
          <w:color w:val="000000"/>
          <w:sz w:val="28"/>
          <w:lang w:val="en-US"/>
        </w:rPr>
        <w:t>the</w:t>
      </w:r>
      <w:r w:rsidR="00473ECC" w:rsidRPr="00473E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73ECC">
        <w:rPr>
          <w:rFonts w:ascii="Times New Roman" w:hAnsi="Times New Roman"/>
          <w:color w:val="000000"/>
          <w:sz w:val="28"/>
          <w:lang w:val="en-US"/>
        </w:rPr>
        <w:t>integral will be calculated as principal value after expanding brackets in numerator and representing denominator as</w:t>
      </w:r>
      <w:r w:rsidR="00E92320" w:rsidRPr="00473E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92320">
        <w:rPr>
          <w:rFonts w:ascii="Times New Roman" w:eastAsia="Calibri" w:hAnsi="Times New Roman" w:cs="Times New Roman"/>
          <w:color w:val="000000"/>
          <w:position w:val="-30"/>
          <w:sz w:val="28"/>
          <w:szCs w:val="20"/>
          <w:lang w:val="ru-RU" w:eastAsia="ru-RU"/>
        </w:rPr>
        <w:object w:dxaOrig="4464" w:dyaOrig="720" w14:anchorId="0FB74B77">
          <v:shape id="_x0000_i1194" type="#_x0000_t75" style="width:223.5pt;height:36pt" o:ole="">
            <v:imagedata r:id="rId341" o:title=""/>
          </v:shape>
          <o:OLEObject Type="Embed" ProgID="Equation.DSMT4" ShapeID="_x0000_i1194" DrawAspect="Content" ObjectID="_1611678720" r:id="rId342"/>
        </w:object>
      </w:r>
      <w:r w:rsidR="00E92320" w:rsidRPr="00473ECC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A32D58">
        <w:rPr>
          <w:rFonts w:ascii="Times New Roman" w:hAnsi="Times New Roman"/>
          <w:color w:val="000000"/>
          <w:sz w:val="28"/>
          <w:lang w:val="en-US"/>
        </w:rPr>
        <w:t>Principal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32D58">
        <w:rPr>
          <w:rFonts w:ascii="Times New Roman" w:hAnsi="Times New Roman"/>
          <w:color w:val="000000"/>
          <w:sz w:val="28"/>
          <w:lang w:val="en-US"/>
        </w:rPr>
        <w:t>value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32D58">
        <w:rPr>
          <w:rFonts w:ascii="Times New Roman" w:hAnsi="Times New Roman"/>
          <w:color w:val="000000"/>
          <w:sz w:val="28"/>
          <w:lang w:val="en-US"/>
        </w:rPr>
        <w:t>of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32D58">
        <w:rPr>
          <w:rFonts w:ascii="Times New Roman" w:hAnsi="Times New Roman"/>
          <w:color w:val="000000"/>
          <w:sz w:val="28"/>
          <w:lang w:val="en-US"/>
        </w:rPr>
        <w:t>integral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 xml:space="preserve"> 1/</w:t>
      </w:r>
      <w:r w:rsidR="00A32D58">
        <w:rPr>
          <w:rFonts w:ascii="Times New Roman" w:hAnsi="Times New Roman"/>
          <w:color w:val="000000"/>
          <w:sz w:val="28"/>
          <w:lang w:val="en-US"/>
        </w:rPr>
        <w:t>x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32D58">
        <w:rPr>
          <w:rFonts w:ascii="Times New Roman" w:hAnsi="Times New Roman"/>
          <w:color w:val="000000"/>
          <w:sz w:val="28"/>
          <w:lang w:val="en-US"/>
        </w:rPr>
        <w:t>is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32D58">
        <w:rPr>
          <w:rFonts w:ascii="Times New Roman" w:hAnsi="Times New Roman"/>
          <w:color w:val="000000"/>
          <w:sz w:val="28"/>
          <w:lang w:val="en-US"/>
        </w:rPr>
        <w:t>finite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A32D58">
        <w:rPr>
          <w:rFonts w:ascii="Times New Roman" w:hAnsi="Times New Roman"/>
          <w:color w:val="000000"/>
          <w:sz w:val="28"/>
          <w:lang w:val="en-US"/>
        </w:rPr>
        <w:t>Principal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32D58">
        <w:rPr>
          <w:rFonts w:ascii="Times New Roman" w:hAnsi="Times New Roman"/>
          <w:color w:val="000000"/>
          <w:sz w:val="28"/>
          <w:lang w:val="en-US"/>
        </w:rPr>
        <w:t>value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32D58">
        <w:rPr>
          <w:rFonts w:ascii="Times New Roman" w:hAnsi="Times New Roman"/>
          <w:color w:val="000000"/>
          <w:sz w:val="28"/>
          <w:lang w:val="en-US"/>
        </w:rPr>
        <w:t>of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92320">
        <w:rPr>
          <w:rFonts w:ascii="Times New Roman" w:eastAsia="Calibri" w:hAnsi="Times New Roman" w:cs="Times New Roman"/>
          <w:color w:val="000000"/>
          <w:position w:val="-16"/>
          <w:sz w:val="28"/>
          <w:szCs w:val="20"/>
          <w:lang w:val="ru-RU" w:eastAsia="ru-RU"/>
        </w:rPr>
        <w:object w:dxaOrig="6024" w:dyaOrig="444" w14:anchorId="05D6CD68">
          <v:shape id="_x0000_i1195" type="#_x0000_t75" style="width:301.5pt;height:22.5pt" o:ole="">
            <v:imagedata r:id="rId343" o:title=""/>
          </v:shape>
          <o:OLEObject Type="Embed" ProgID="Equation.DSMT4" ShapeID="_x0000_i1195" DrawAspect="Content" ObjectID="_1611678721" r:id="rId344"/>
        </w:object>
      </w:r>
      <w:r w:rsidR="00E92320"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32D58">
        <w:rPr>
          <w:rFonts w:ascii="Times New Roman" w:hAnsi="Times New Roman"/>
          <w:color w:val="000000"/>
          <w:sz w:val="28"/>
          <w:lang w:val="en-US"/>
        </w:rPr>
        <w:t>doesn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>’</w:t>
      </w:r>
      <w:r w:rsidR="00A32D58">
        <w:rPr>
          <w:rFonts w:ascii="Times New Roman" w:hAnsi="Times New Roman"/>
          <w:color w:val="000000"/>
          <w:sz w:val="28"/>
          <w:lang w:val="en-US"/>
        </w:rPr>
        <w:t>t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32D58">
        <w:rPr>
          <w:rFonts w:ascii="Times New Roman" w:hAnsi="Times New Roman"/>
          <w:color w:val="000000"/>
          <w:sz w:val="28"/>
          <w:lang w:val="en-US"/>
        </w:rPr>
        <w:t>increase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32D58">
        <w:rPr>
          <w:rFonts w:ascii="Times New Roman" w:hAnsi="Times New Roman"/>
          <w:color w:val="000000"/>
          <w:sz w:val="28"/>
          <w:lang w:val="en-US"/>
        </w:rPr>
        <w:t>with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32D58">
        <w:rPr>
          <w:rFonts w:ascii="Times New Roman" w:hAnsi="Times New Roman"/>
          <w:color w:val="000000"/>
          <w:sz w:val="28"/>
          <w:lang w:val="en-US"/>
        </w:rPr>
        <w:t>time</w:t>
      </w:r>
      <w:r w:rsidR="00A32D58" w:rsidRPr="00ED1C26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A32D58">
        <w:rPr>
          <w:rFonts w:ascii="Times New Roman" w:hAnsi="Times New Roman"/>
          <w:color w:val="000000"/>
          <w:sz w:val="28"/>
          <w:lang w:val="en-US"/>
        </w:rPr>
        <w:t>Thus</w:t>
      </w:r>
      <w:r w:rsidR="00A32D58" w:rsidRPr="00791070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A32D58">
        <w:rPr>
          <w:rFonts w:ascii="Times New Roman" w:hAnsi="Times New Roman"/>
          <w:color w:val="000000"/>
          <w:sz w:val="28"/>
          <w:lang w:val="en-US"/>
        </w:rPr>
        <w:t>terms</w:t>
      </w:r>
      <w:r w:rsidR="00A32D58" w:rsidRPr="0079107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32D58">
        <w:rPr>
          <w:rFonts w:ascii="Times New Roman" w:hAnsi="Times New Roman"/>
          <w:color w:val="000000"/>
          <w:sz w:val="28"/>
          <w:lang w:val="en-US"/>
        </w:rPr>
        <w:t>with</w:t>
      </w:r>
      <w:r w:rsidR="00E92320">
        <w:rPr>
          <w:rFonts w:ascii="Times New Roman" w:eastAsia="Calibri" w:hAnsi="Times New Roman" w:cs="Times New Roman"/>
          <w:color w:val="000000"/>
          <w:position w:val="-6"/>
          <w:sz w:val="28"/>
          <w:szCs w:val="20"/>
          <w:lang w:val="ru-RU" w:eastAsia="ru-RU"/>
        </w:rPr>
        <w:object w:dxaOrig="624" w:dyaOrig="276" w14:anchorId="1C92B299">
          <v:shape id="_x0000_i1196" type="#_x0000_t75" style="width:31.5pt;height:13.5pt" o:ole="">
            <v:imagedata r:id="rId333" o:title=""/>
          </v:shape>
          <o:OLEObject Type="Embed" ProgID="Equation.DSMT4" ShapeID="_x0000_i1196" DrawAspect="Content" ObjectID="_1611678722" r:id="rId345"/>
        </w:object>
      </w:r>
      <w:r w:rsidR="002D774B" w:rsidRPr="00791070">
        <w:rPr>
          <w:rFonts w:ascii="Times New Roman" w:hAnsi="Times New Roman"/>
          <w:color w:val="000000"/>
          <w:sz w:val="28"/>
          <w:lang w:val="en-US"/>
        </w:rPr>
        <w:t xml:space="preserve"> and/or</w:t>
      </w:r>
      <w:r w:rsidR="00E92320" w:rsidRPr="0079107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92320">
        <w:rPr>
          <w:rFonts w:ascii="Times New Roman" w:eastAsia="Calibri" w:hAnsi="Times New Roman" w:cs="Times New Roman"/>
          <w:color w:val="000000"/>
          <w:position w:val="-6"/>
          <w:sz w:val="28"/>
          <w:szCs w:val="20"/>
          <w:lang w:val="ru-RU" w:eastAsia="ru-RU"/>
        </w:rPr>
        <w:object w:dxaOrig="744" w:dyaOrig="276" w14:anchorId="42DA6AAD">
          <v:shape id="_x0000_i1197" type="#_x0000_t75" style="width:37.5pt;height:13.5pt" o:ole="">
            <v:imagedata r:id="rId335" o:title=""/>
          </v:shape>
          <o:OLEObject Type="Embed" ProgID="Equation.DSMT4" ShapeID="_x0000_i1197" DrawAspect="Content" ObjectID="_1611678723" r:id="rId346"/>
        </w:object>
      </w:r>
      <w:r w:rsidR="00791070">
        <w:rPr>
          <w:rFonts w:ascii="Times New Roman" w:hAnsi="Times New Roman"/>
          <w:color w:val="000000"/>
          <w:sz w:val="28"/>
          <w:lang w:val="en-US"/>
        </w:rPr>
        <w:t xml:space="preserve"> contribute</w:t>
      </w:r>
      <w:r w:rsidR="00E22715">
        <w:rPr>
          <w:rFonts w:ascii="Times New Roman" w:hAnsi="Times New Roman"/>
          <w:color w:val="000000"/>
          <w:sz w:val="28"/>
          <w:lang w:val="en-US"/>
        </w:rPr>
        <w:t xml:space="preserve"> to</w:t>
      </w:r>
      <w:r w:rsidR="00E92320" w:rsidRPr="0079107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92320">
        <w:rPr>
          <w:rFonts w:ascii="Times New Roman" w:eastAsia="Calibri" w:hAnsi="Times New Roman" w:cs="Times New Roman"/>
          <w:color w:val="000000"/>
          <w:position w:val="-6"/>
          <w:sz w:val="28"/>
          <w:szCs w:val="20"/>
          <w:lang w:val="ru-RU" w:eastAsia="ru-RU"/>
        </w:rPr>
        <w:object w:dxaOrig="240" w:dyaOrig="216" w14:anchorId="503B598B">
          <v:shape id="_x0000_i1198" type="#_x0000_t75" style="width:12pt;height:10.5pt" o:ole="">
            <v:imagedata r:id="rId337" o:title=""/>
          </v:shape>
          <o:OLEObject Type="Embed" ProgID="Equation.DSMT4" ShapeID="_x0000_i1198" DrawAspect="Content" ObjectID="_1611678724" r:id="rId347"/>
        </w:object>
      </w:r>
      <w:r w:rsidR="00791070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with a damping term</w:t>
      </w:r>
      <w:r w:rsidR="00E92320" w:rsidRPr="00791070">
        <w:rPr>
          <w:rFonts w:ascii="Times New Roman" w:hAnsi="Times New Roman"/>
          <w:color w:val="000000"/>
          <w:sz w:val="28"/>
          <w:lang w:val="en-US"/>
        </w:rPr>
        <w:t>.</w:t>
      </w:r>
    </w:p>
    <w:p w14:paraId="7E97E11E" w14:textId="77777777" w:rsidR="00E92320" w:rsidRPr="002375D1" w:rsidRDefault="0055162E" w:rsidP="00E92320">
      <w:pPr>
        <w:spacing w:line="240" w:lineRule="auto"/>
        <w:ind w:left="360"/>
        <w:jc w:val="both"/>
        <w:outlineLvl w:val="0"/>
        <w:rPr>
          <w:rFonts w:ascii="Times New Roman" w:hAnsi="Times New Roman"/>
          <w:color w:val="000000" w:themeColor="text1"/>
          <w:sz w:val="28"/>
          <w:lang w:val="en-US"/>
        </w:rPr>
      </w:pPr>
      <w:r w:rsidRPr="002375D1">
        <w:rPr>
          <w:rFonts w:ascii="Times New Roman" w:hAnsi="Times New Roman"/>
          <w:color w:val="000000" w:themeColor="text1"/>
          <w:sz w:val="28"/>
        </w:rPr>
        <w:t>Thus,</w:t>
      </w:r>
    </w:p>
    <w:p w14:paraId="23A44492" w14:textId="77777777" w:rsidR="00E92320" w:rsidRDefault="00E92320" w:rsidP="00E92320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0"/>
          <w:sz w:val="28"/>
          <w:szCs w:val="20"/>
          <w:lang w:val="ru-RU" w:eastAsia="ru-RU"/>
        </w:rPr>
        <w:object w:dxaOrig="6024" w:dyaOrig="744" w14:anchorId="0FE71C84">
          <v:shape id="_x0000_i1199" type="#_x0000_t75" style="width:301.5pt;height:37.5pt" o:ole="">
            <v:imagedata r:id="rId348" o:title=""/>
          </v:shape>
          <o:OLEObject Type="Embed" ProgID="Equation.DSMT4" ShapeID="_x0000_i1199" DrawAspect="Content" ObjectID="_1611678725" r:id="rId349"/>
        </w:object>
      </w:r>
    </w:p>
    <w:p w14:paraId="6FE75480" w14:textId="77777777" w:rsidR="00E92320" w:rsidRDefault="00E92320" w:rsidP="00E92320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0"/>
          <w:sz w:val="28"/>
          <w:szCs w:val="20"/>
          <w:lang w:val="ru-RU" w:eastAsia="ru-RU"/>
        </w:rPr>
        <w:object w:dxaOrig="6636" w:dyaOrig="576" w14:anchorId="303DA076">
          <v:shape id="_x0000_i1200" type="#_x0000_t75" style="width:331.5pt;height:28.5pt" o:ole="">
            <v:imagedata r:id="rId350" o:title=""/>
          </v:shape>
          <o:OLEObject Type="Embed" ProgID="Equation.DSMT4" ShapeID="_x0000_i1200" DrawAspect="Content" ObjectID="_1611678726" r:id="rId351"/>
        </w:object>
      </w:r>
      <w:r>
        <w:rPr>
          <w:rFonts w:ascii="Times New Roman" w:hAnsi="Times New Roman"/>
          <w:color w:val="000000"/>
          <w:sz w:val="28"/>
        </w:rPr>
        <w:t xml:space="preserve"> сек</w:t>
      </w:r>
      <w:r>
        <w:rPr>
          <w:rFonts w:ascii="Times New Roman" w:eastAsia="Calibri" w:hAnsi="Times New Roman" w:cs="Times New Roman"/>
          <w:color w:val="000000"/>
          <w:position w:val="-4"/>
          <w:sz w:val="28"/>
          <w:szCs w:val="20"/>
          <w:lang w:val="ru-RU" w:eastAsia="ru-RU"/>
        </w:rPr>
        <w:object w:dxaOrig="216" w:dyaOrig="300" w14:anchorId="4741A4A9">
          <v:shape id="_x0000_i1201" type="#_x0000_t75" style="width:10.5pt;height:15pt" o:ole="">
            <v:imagedata r:id="rId352" o:title=""/>
          </v:shape>
          <o:OLEObject Type="Embed" ProgID="Equation.DSMT4" ShapeID="_x0000_i1201" DrawAspect="Content" ObjectID="_1611678727" r:id="rId353"/>
        </w:object>
      </w:r>
      <w:r>
        <w:rPr>
          <w:rFonts w:ascii="Times New Roman" w:hAnsi="Times New Roman"/>
          <w:color w:val="000000"/>
          <w:sz w:val="28"/>
        </w:rPr>
        <w:t>.</w:t>
      </w:r>
    </w:p>
    <w:p w14:paraId="18A1ACF0" w14:textId="77777777" w:rsidR="00E92320" w:rsidRDefault="00E92320" w:rsidP="00E92320">
      <w:pPr>
        <w:spacing w:line="240" w:lineRule="auto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16"/>
          <w:sz w:val="28"/>
          <w:szCs w:val="20"/>
          <w:lang w:val="ru-RU" w:eastAsia="ru-RU"/>
        </w:rPr>
        <w:object w:dxaOrig="4944" w:dyaOrig="444" w14:anchorId="3C56C069">
          <v:shape id="_x0000_i1202" type="#_x0000_t75" style="width:247.5pt;height:22.5pt" o:ole="">
            <v:imagedata r:id="rId354" o:title=""/>
          </v:shape>
          <o:OLEObject Type="Embed" ProgID="Equation.DSMT4" ShapeID="_x0000_i1202" DrawAspect="Content" ObjectID="_1611678728" r:id="rId355"/>
        </w:object>
      </w:r>
      <w:r>
        <w:rPr>
          <w:rFonts w:ascii="Times New Roman" w:hAnsi="Times New Roman"/>
          <w:color w:val="000000"/>
          <w:sz w:val="28"/>
        </w:rPr>
        <w:t xml:space="preserve">                                (14)</w:t>
      </w:r>
    </w:p>
    <w:p w14:paraId="0D741F2C" w14:textId="77777777" w:rsidR="00E92320" w:rsidRDefault="00E92320" w:rsidP="00E92320">
      <w:pPr>
        <w:spacing w:line="240" w:lineRule="auto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16"/>
          <w:sz w:val="28"/>
          <w:szCs w:val="20"/>
          <w:lang w:val="ru-RU" w:eastAsia="ru-RU"/>
        </w:rPr>
        <w:object w:dxaOrig="5796" w:dyaOrig="444" w14:anchorId="67204DE4">
          <v:shape id="_x0000_i1203" type="#_x0000_t75" style="width:289.5pt;height:22.5pt" o:ole="">
            <v:imagedata r:id="rId356" o:title=""/>
          </v:shape>
          <o:OLEObject Type="Embed" ProgID="Equation.DSMT4" ShapeID="_x0000_i1203" DrawAspect="Content" ObjectID="_1611678729" r:id="rId357"/>
        </w:object>
      </w:r>
      <w:r>
        <w:rPr>
          <w:rFonts w:ascii="Times New Roman" w:hAnsi="Times New Roman"/>
          <w:color w:val="000000"/>
          <w:sz w:val="28"/>
        </w:rPr>
        <w:t xml:space="preserve">        (15)</w:t>
      </w:r>
    </w:p>
    <w:p w14:paraId="3ADCA65D" w14:textId="77777777" w:rsidR="00E92320" w:rsidRDefault="00E92320" w:rsidP="00E92320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6"/>
          <w:sz w:val="28"/>
          <w:szCs w:val="20"/>
          <w:lang w:val="ru-RU" w:eastAsia="ru-RU"/>
        </w:rPr>
        <w:object w:dxaOrig="8004" w:dyaOrig="816" w14:anchorId="5D59042F">
          <v:shape id="_x0000_i1204" type="#_x0000_t75" style="width:400.5pt;height:40.5pt" o:ole="">
            <v:imagedata r:id="rId358" o:title=""/>
          </v:shape>
          <o:OLEObject Type="Embed" ProgID="Equation.DSMT4" ShapeID="_x0000_i1204" DrawAspect="Content" ObjectID="_1611678730" r:id="rId359"/>
        </w:object>
      </w:r>
    </w:p>
    <w:p w14:paraId="3DE70D49" w14:textId="77777777" w:rsidR="00E92320" w:rsidRPr="002375D1" w:rsidRDefault="002375D1" w:rsidP="00E92320">
      <w:pPr>
        <w:spacing w:line="240" w:lineRule="auto"/>
        <w:jc w:val="both"/>
        <w:rPr>
          <w:rFonts w:ascii="Times New Roman" w:hAnsi="Times New Roman"/>
          <w:color w:val="000000" w:themeColor="text1"/>
          <w:sz w:val="28"/>
          <w:lang w:val="en-US"/>
        </w:rPr>
      </w:pPr>
      <w:r w:rsidRPr="00B94257">
        <w:rPr>
          <w:rFonts w:ascii="Times New Roman" w:hAnsi="Times New Roman"/>
          <w:color w:val="FF0000"/>
          <w:sz w:val="28"/>
          <w:lang w:val="en-US"/>
        </w:rPr>
        <w:t xml:space="preserve">For </w:t>
      </w:r>
      <w:r>
        <w:rPr>
          <w:rFonts w:ascii="Times New Roman" w:hAnsi="Times New Roman"/>
          <w:color w:val="FF0000"/>
          <w:sz w:val="28"/>
          <w:lang w:val="en-US"/>
        </w:rPr>
        <w:t>internal demonstration</w:t>
      </w:r>
      <w:r w:rsidR="00E92320" w:rsidRPr="00ED1C26">
        <w:rPr>
          <w:rFonts w:ascii="Times New Roman" w:hAnsi="Times New Roman"/>
          <w:color w:val="FF0000"/>
          <w:sz w:val="28"/>
          <w:lang w:val="en-US"/>
        </w:rPr>
        <w:t>.</w:t>
      </w:r>
      <w:r w:rsidR="00E92320" w:rsidRPr="002375D1">
        <w:rPr>
          <w:rFonts w:ascii="Times New Roman" w:hAnsi="Times New Roman"/>
          <w:color w:val="000000" w:themeColor="text1"/>
          <w:sz w:val="28"/>
          <w:lang w:val="en-US"/>
        </w:rPr>
        <w:t xml:space="preserve"> </w:t>
      </w:r>
      <w:r w:rsidR="00AD6B0A" w:rsidRPr="002375D1">
        <w:rPr>
          <w:rFonts w:ascii="Times New Roman" w:hAnsi="Times New Roman"/>
          <w:color w:val="000000" w:themeColor="text1"/>
          <w:sz w:val="28"/>
          <w:lang w:val="en-US"/>
        </w:rPr>
        <w:t>In programs</w:t>
      </w:r>
      <w:r w:rsidR="00E92320" w:rsidRPr="002375D1">
        <w:rPr>
          <w:rFonts w:ascii="Times New Roman" w:hAnsi="Times New Roman"/>
          <w:color w:val="000000" w:themeColor="text1"/>
          <w:sz w:val="28"/>
          <w:lang w:val="en-US"/>
        </w:rPr>
        <w:t xml:space="preserve"> (</w:t>
      </w:r>
      <w:r w:rsidR="00F00B25" w:rsidRPr="002375D1">
        <w:rPr>
          <w:rFonts w:ascii="Times New Roman" w:hAnsi="Times New Roman"/>
          <w:color w:val="000000" w:themeColor="text1"/>
          <w:sz w:val="28"/>
          <w:lang w:val="en-US"/>
        </w:rPr>
        <w:t xml:space="preserve">for example </w:t>
      </w:r>
      <w:r w:rsidR="00E92320" w:rsidRPr="002375D1">
        <w:rPr>
          <w:rFonts w:ascii="Times New Roman" w:hAnsi="Times New Roman"/>
          <w:color w:val="000000" w:themeColor="text1"/>
          <w:sz w:val="28"/>
          <w:lang w:val="en-US"/>
        </w:rPr>
        <w:t xml:space="preserve">keldu5.for) </w:t>
      </w:r>
      <w:r w:rsidR="00E73EE5" w:rsidRPr="002375D1">
        <w:rPr>
          <w:rFonts w:ascii="Times New Roman" w:hAnsi="Times New Roman"/>
          <w:color w:val="000000" w:themeColor="text1"/>
          <w:sz w:val="28"/>
          <w:lang w:val="en-US"/>
        </w:rPr>
        <w:t>unnormalized ionization speed equals to</w:t>
      </w:r>
      <w:r w:rsidR="00E92320" w:rsidRPr="002375D1">
        <w:rPr>
          <w:rFonts w:ascii="Times New Roman" w:eastAsia="Calibri" w:hAnsi="Times New Roman" w:cs="Times New Roman"/>
          <w:color w:val="000000" w:themeColor="text1"/>
          <w:position w:val="-30"/>
          <w:sz w:val="28"/>
          <w:szCs w:val="20"/>
          <w:lang w:val="ru-RU" w:eastAsia="ru-RU"/>
        </w:rPr>
        <w:object w:dxaOrig="780" w:dyaOrig="564" w14:anchorId="3B026F8B">
          <v:shape id="_x0000_i1205" type="#_x0000_t75" style="width:39pt;height:28.5pt" o:ole="">
            <v:imagedata r:id="rId360" o:title=""/>
          </v:shape>
          <o:OLEObject Type="Embed" ProgID="Equation.DSMT4" ShapeID="_x0000_i1205" DrawAspect="Content" ObjectID="_1611678731" r:id="rId361"/>
        </w:object>
      </w:r>
      <w:r w:rsidR="00E92320" w:rsidRPr="002375D1">
        <w:rPr>
          <w:rFonts w:ascii="Times New Roman" w:hAnsi="Times New Roman"/>
          <w:color w:val="000000" w:themeColor="text1"/>
          <w:sz w:val="28"/>
          <w:lang w:val="en-US"/>
        </w:rPr>
        <w:t xml:space="preserve"> (</w:t>
      </w:r>
      <w:r w:rsidR="00E73EE5" w:rsidRPr="002375D1">
        <w:rPr>
          <w:rFonts w:ascii="Times New Roman" w:hAnsi="Times New Roman"/>
          <w:color w:val="000000" w:themeColor="text1"/>
          <w:sz w:val="28"/>
          <w:lang w:val="en-US"/>
        </w:rPr>
        <w:t>multiplied by 2 if calculated from</w:t>
      </w:r>
      <w:r w:rsidR="00E92320" w:rsidRPr="002375D1">
        <w:rPr>
          <w:rFonts w:ascii="Times New Roman" w:hAnsi="Times New Roman"/>
          <w:color w:val="000000" w:themeColor="text1"/>
          <w:sz w:val="28"/>
          <w:lang w:val="en-US"/>
        </w:rPr>
        <w:t xml:space="preserve"> (–</w:t>
      </w:r>
      <w:r w:rsidR="00E73EE5" w:rsidRPr="002375D1">
        <w:rPr>
          <w:rFonts w:ascii="Times New Roman" w:hAnsi="Times New Roman"/>
          <w:color w:val="000000" w:themeColor="text1"/>
          <w:sz w:val="28"/>
          <w:lang w:val="en-US"/>
        </w:rPr>
        <w:t>pi</w:t>
      </w:r>
      <w:r w:rsidR="00E92320" w:rsidRPr="002375D1">
        <w:rPr>
          <w:rFonts w:ascii="Times New Roman" w:hAnsi="Times New Roman"/>
          <w:color w:val="000000" w:themeColor="text1"/>
          <w:sz w:val="28"/>
          <w:lang w:val="en-US"/>
        </w:rPr>
        <w:t xml:space="preserve">/2) </w:t>
      </w:r>
      <w:r w:rsidR="00E73EE5" w:rsidRPr="002375D1">
        <w:rPr>
          <w:rFonts w:ascii="Times New Roman" w:hAnsi="Times New Roman"/>
          <w:color w:val="000000" w:themeColor="text1"/>
          <w:sz w:val="28"/>
          <w:lang w:val="en-US"/>
        </w:rPr>
        <w:t>to</w:t>
      </w:r>
      <w:r w:rsidR="00E92320" w:rsidRPr="002375D1">
        <w:rPr>
          <w:rFonts w:ascii="Times New Roman" w:hAnsi="Times New Roman"/>
          <w:color w:val="000000" w:themeColor="text1"/>
          <w:sz w:val="28"/>
          <w:lang w:val="en-US"/>
        </w:rPr>
        <w:t xml:space="preserve"> </w:t>
      </w:r>
      <w:r w:rsidR="00E73EE5" w:rsidRPr="002375D1">
        <w:rPr>
          <w:rFonts w:ascii="Times New Roman" w:hAnsi="Times New Roman"/>
          <w:color w:val="000000" w:themeColor="text1"/>
          <w:sz w:val="28"/>
          <w:lang w:val="en-US"/>
        </w:rPr>
        <w:t>pi</w:t>
      </w:r>
      <w:r w:rsidR="00E92320" w:rsidRPr="002375D1">
        <w:rPr>
          <w:rFonts w:ascii="Times New Roman" w:hAnsi="Times New Roman"/>
          <w:color w:val="000000" w:themeColor="text1"/>
          <w:sz w:val="28"/>
          <w:lang w:val="en-US"/>
        </w:rPr>
        <w:t>/2).</w:t>
      </w:r>
    </w:p>
    <w:p w14:paraId="63F578A4" w14:textId="77777777" w:rsidR="00E92320" w:rsidRPr="004E757E" w:rsidRDefault="004E757E" w:rsidP="00E92320">
      <w:pPr>
        <w:spacing w:line="240" w:lineRule="auto"/>
        <w:ind w:firstLine="708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Then</w:t>
      </w:r>
      <w:r w:rsidR="00E92320" w:rsidRPr="004E757E">
        <w:rPr>
          <w:rFonts w:ascii="Times New Roman" w:hAnsi="Times New Roman"/>
          <w:color w:val="000000"/>
          <w:sz w:val="28"/>
          <w:lang w:val="en-US"/>
        </w:rPr>
        <w:t xml:space="preserve"> </w:t>
      </w:r>
    </w:p>
    <w:p w14:paraId="5B222496" w14:textId="77777777" w:rsidR="00E92320" w:rsidRPr="009F23B6" w:rsidRDefault="00E92320" w:rsidP="00E92320">
      <w:pPr>
        <w:spacing w:line="240" w:lineRule="auto"/>
        <w:jc w:val="right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eastAsia="Calibri" w:hAnsi="Times New Roman" w:cs="Times New Roman"/>
          <w:color w:val="000000"/>
          <w:position w:val="-30"/>
          <w:sz w:val="28"/>
          <w:szCs w:val="20"/>
          <w:lang w:val="ru-RU" w:eastAsia="ru-RU"/>
        </w:rPr>
        <w:object w:dxaOrig="2040" w:dyaOrig="696" w14:anchorId="677DF39F">
          <v:shape id="_x0000_i1206" type="#_x0000_t75" style="width:102pt;height:34.5pt" o:ole="">
            <v:imagedata r:id="rId362" o:title=""/>
          </v:shape>
          <o:OLEObject Type="Embed" ProgID="Equation.DSMT4" ShapeID="_x0000_i1206" DrawAspect="Content" ObjectID="_1611678732" r:id="rId363"/>
        </w:object>
      </w:r>
      <w:r w:rsidRPr="009F23B6">
        <w:rPr>
          <w:rFonts w:ascii="Times New Roman" w:hAnsi="Times New Roman"/>
          <w:color w:val="000000"/>
          <w:sz w:val="28"/>
          <w:lang w:val="en-US"/>
        </w:rPr>
        <w:t xml:space="preserve">                                                     (16)</w:t>
      </w:r>
    </w:p>
    <w:p w14:paraId="47E275BE" w14:textId="77777777" w:rsidR="00E92320" w:rsidRPr="00E113B0" w:rsidRDefault="00E113B0" w:rsidP="00E9232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Considering numerical coefficients in</w:t>
      </w:r>
      <w:r w:rsidR="00E92320" w:rsidRPr="00E113B0">
        <w:rPr>
          <w:rFonts w:ascii="Times New Roman" w:hAnsi="Times New Roman"/>
          <w:color w:val="000000"/>
          <w:sz w:val="28"/>
          <w:lang w:val="en-US"/>
        </w:rPr>
        <w:t xml:space="preserve"> (5)  </w:t>
      </w:r>
      <w:r w:rsidR="00E92320">
        <w:rPr>
          <w:rFonts w:ascii="Times New Roman" w:eastAsia="Calibri" w:hAnsi="Times New Roman" w:cs="Times New Roman"/>
          <w:color w:val="000000"/>
          <w:position w:val="-24"/>
          <w:sz w:val="28"/>
          <w:szCs w:val="20"/>
          <w:lang w:val="ru-RU" w:eastAsia="ru-RU"/>
        </w:rPr>
        <w:object w:dxaOrig="3804" w:dyaOrig="636" w14:anchorId="65F80994">
          <v:shape id="_x0000_i1207" type="#_x0000_t75" style="width:190.5pt;height:31.5pt" o:ole="">
            <v:imagedata r:id="rId364" o:title=""/>
          </v:shape>
          <o:OLEObject Type="Embed" ProgID="Equation.DSMT4" ShapeID="_x0000_i1207" DrawAspect="Content" ObjectID="_1611678733" r:id="rId365"/>
        </w:object>
      </w:r>
      <w:r w:rsidR="00E92320" w:rsidRPr="00E113B0">
        <w:rPr>
          <w:rFonts w:ascii="Times New Roman" w:hAnsi="Times New Roman"/>
          <w:color w:val="000000"/>
          <w:sz w:val="28"/>
          <w:lang w:val="en-US"/>
        </w:rPr>
        <w:t xml:space="preserve">. </w:t>
      </w:r>
    </w:p>
    <w:p w14:paraId="55CBDF67" w14:textId="77777777" w:rsidR="00E92320" w:rsidRDefault="00E92320" w:rsidP="00E92320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4"/>
          <w:sz w:val="28"/>
          <w:szCs w:val="20"/>
          <w:lang w:val="ru-RU" w:eastAsia="ru-RU"/>
        </w:rPr>
        <w:object w:dxaOrig="180" w:dyaOrig="276" w14:anchorId="77946567">
          <v:shape id="_x0000_i1208" type="#_x0000_t75" style="width:9pt;height:13.5pt" o:ole="">
            <v:imagedata r:id="rId366" o:title=""/>
          </v:shape>
          <o:OLEObject Type="Embed" ProgID="Equation.DSMT4" ShapeID="_x0000_i1208" DrawAspect="Content" ObjectID="_1611678734" r:id="rId367"/>
        </w:object>
      </w:r>
      <w:r>
        <w:rPr>
          <w:rFonts w:ascii="Times New Roman" w:eastAsia="Calibri" w:hAnsi="Times New Roman" w:cs="Times New Roman"/>
          <w:color w:val="000000"/>
          <w:position w:val="-30"/>
          <w:sz w:val="28"/>
          <w:szCs w:val="20"/>
          <w:lang w:val="ru-RU" w:eastAsia="ru-RU"/>
        </w:rPr>
        <w:object w:dxaOrig="6024" w:dyaOrig="744" w14:anchorId="13031D2D">
          <v:shape id="_x0000_i1209" type="#_x0000_t75" style="width:301.5pt;height:37.5pt" o:ole="">
            <v:imagedata r:id="rId348" o:title=""/>
          </v:shape>
          <o:OLEObject Type="Embed" ProgID="Equation.DSMT4" ShapeID="_x0000_i1209" DrawAspect="Content" ObjectID="_1611678735" r:id="rId368"/>
        </w:object>
      </w:r>
      <w:r>
        <w:rPr>
          <w:rFonts w:ascii="Times New Roman" w:eastAsia="Calibri" w:hAnsi="Times New Roman" w:cs="Times New Roman"/>
          <w:color w:val="000000"/>
          <w:position w:val="-30"/>
          <w:sz w:val="28"/>
          <w:szCs w:val="20"/>
          <w:lang w:val="ru-RU" w:eastAsia="ru-RU"/>
        </w:rPr>
        <w:object w:dxaOrig="6744" w:dyaOrig="600" w14:anchorId="79830B74">
          <v:shape id="_x0000_i1210" type="#_x0000_t75" style="width:336.75pt;height:30pt" o:ole="">
            <v:imagedata r:id="rId369" o:title=""/>
          </v:shape>
          <o:OLEObject Type="Embed" ProgID="Equation.DSMT4" ShapeID="_x0000_i1210" DrawAspect="Content" ObjectID="_1611678736" r:id="rId370"/>
        </w:object>
      </w:r>
    </w:p>
    <w:p w14:paraId="0946430B" w14:textId="77777777" w:rsidR="00E92320" w:rsidRPr="002F6C16" w:rsidRDefault="00E113B0" w:rsidP="00E92320">
      <w:pPr>
        <w:spacing w:line="240" w:lineRule="auto"/>
        <w:ind w:left="360"/>
        <w:jc w:val="both"/>
        <w:outlineLvl w:val="0"/>
        <w:rPr>
          <w:rFonts w:ascii="Times New Roman" w:hAnsi="Times New Roman"/>
          <w:color w:val="000000"/>
          <w:sz w:val="28"/>
          <w:lang w:val="en-US"/>
        </w:rPr>
      </w:pPr>
      <w:r w:rsidRPr="002F6C16">
        <w:rPr>
          <w:rFonts w:ascii="Times New Roman" w:hAnsi="Times New Roman"/>
          <w:color w:val="000000"/>
          <w:sz w:val="28"/>
          <w:lang w:val="en-US"/>
        </w:rPr>
        <w:t>For 9 eV and density of atoms</w:t>
      </w:r>
      <w:r w:rsidR="00E92320"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1860" w:dyaOrig="384" w14:anchorId="335B659D">
          <v:shape id="_x0000_i1211" type="#_x0000_t75" style="width:93pt;height:19.5pt" o:ole="">
            <v:imagedata r:id="rId371" o:title=""/>
          </v:shape>
          <o:OLEObject Type="Embed" ProgID="Equation.DSMT4" ShapeID="_x0000_i1211" DrawAspect="Content" ObjectID="_1611678737" r:id="rId372"/>
        </w:object>
      </w:r>
      <w:r w:rsidR="00E92320" w:rsidRPr="002F6C1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B25D94" w:rsidRPr="002F6C16">
        <w:rPr>
          <w:rFonts w:ascii="Times New Roman" w:hAnsi="Times New Roman"/>
          <w:color w:val="000000"/>
          <w:sz w:val="28"/>
          <w:lang w:val="en-US"/>
        </w:rPr>
        <w:t xml:space="preserve">the coefficient to multiply </w:t>
      </w:r>
      <w:r w:rsidR="00E92320" w:rsidRPr="002F6C16">
        <w:rPr>
          <w:rFonts w:ascii="Times New Roman" w:hAnsi="Times New Roman"/>
          <w:color w:val="000000"/>
          <w:sz w:val="28"/>
          <w:lang w:val="en-US"/>
        </w:rPr>
        <w:t xml:space="preserve">keldformax.dat </w:t>
      </w:r>
      <w:commentRangeStart w:id="29"/>
      <w:r w:rsidR="00E92320"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3360" w:dyaOrig="384" w14:anchorId="54561745">
          <v:shape id="_x0000_i1212" type="#_x0000_t75" style="width:168pt;height:19.5pt" o:ole="">
            <v:imagedata r:id="rId373" o:title=""/>
          </v:shape>
          <o:OLEObject Type="Embed" ProgID="Equation.DSMT4" ShapeID="_x0000_i1212" DrawAspect="Content" ObjectID="_1611678738" r:id="rId374"/>
        </w:object>
      </w:r>
      <w:commentRangeEnd w:id="29"/>
      <w:r w:rsidR="00054908">
        <w:rPr>
          <w:rStyle w:val="CommentReference"/>
        </w:rPr>
        <w:commentReference w:id="29"/>
      </w:r>
      <w:r w:rsidR="00E92320" w:rsidRPr="002F6C16">
        <w:rPr>
          <w:rFonts w:ascii="Times New Roman" w:hAnsi="Times New Roman"/>
          <w:color w:val="000000"/>
          <w:sz w:val="28"/>
          <w:lang w:val="en-US"/>
        </w:rPr>
        <w:t>.</w:t>
      </w:r>
    </w:p>
    <w:p w14:paraId="6786C18E" w14:textId="77777777" w:rsidR="00E92320" w:rsidRPr="002375D1" w:rsidRDefault="00E92320" w:rsidP="00E92320">
      <w:pPr>
        <w:spacing w:line="240" w:lineRule="auto"/>
        <w:ind w:left="360"/>
        <w:jc w:val="both"/>
        <w:outlineLvl w:val="0"/>
        <w:rPr>
          <w:rFonts w:ascii="Times New Roman" w:hAnsi="Times New Roman"/>
          <w:color w:val="FF0000"/>
          <w:sz w:val="28"/>
          <w:lang w:val="ru-RU"/>
        </w:rPr>
      </w:pPr>
      <w:r w:rsidRPr="002F6C1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375D1">
        <w:rPr>
          <w:rFonts w:ascii="Times New Roman" w:hAnsi="Times New Roman"/>
          <w:color w:val="000000"/>
          <w:sz w:val="28"/>
          <w:lang w:val="en-US"/>
        </w:rPr>
        <w:t xml:space="preserve">According to calculation for </w:t>
      </w:r>
      <w:r w:rsidR="002375D1" w:rsidRPr="002375D1">
        <w:rPr>
          <w:rFonts w:ascii="Times New Roman" w:hAnsi="Times New Roman"/>
          <w:color w:val="000000" w:themeColor="text1"/>
          <w:sz w:val="28"/>
          <w:lang w:val="en-US"/>
        </w:rPr>
        <w:t>9 eV 800 nm integral is</w:t>
      </w:r>
      <w:r w:rsidRPr="002375D1">
        <w:rPr>
          <w:rFonts w:ascii="Times New Roman" w:hAnsi="Times New Roman"/>
          <w:color w:val="000000" w:themeColor="text1"/>
          <w:sz w:val="24"/>
          <w:lang w:val="en-US"/>
        </w:rPr>
        <w:t xml:space="preserve"> </w:t>
      </w:r>
      <w:r w:rsidRPr="002375D1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0"/>
          <w:lang w:val="ru-RU" w:eastAsia="ru-RU"/>
        </w:rPr>
        <w:object w:dxaOrig="1140" w:dyaOrig="324" w14:anchorId="05C786BD">
          <v:shape id="_x0000_i1213" type="#_x0000_t75" style="width:57pt;height:16.5pt" o:ole="">
            <v:imagedata r:id="rId375" o:title=""/>
          </v:shape>
          <o:OLEObject Type="Embed" ProgID="Equation.DSMT4" ShapeID="_x0000_i1213" DrawAspect="Content" ObjectID="_1611678739" r:id="rId376"/>
        </w:object>
      </w:r>
      <w:r w:rsidR="002375D1" w:rsidRPr="002375D1">
        <w:rPr>
          <w:rFonts w:ascii="Times New Roman" w:hAnsi="Times New Roman"/>
          <w:color w:val="000000" w:themeColor="text1"/>
          <w:sz w:val="24"/>
          <w:lang w:val="en-US"/>
        </w:rPr>
        <w:t>,thus</w:t>
      </w:r>
      <w:r w:rsidRPr="002375D1">
        <w:rPr>
          <w:rFonts w:ascii="Times New Roman" w:hAnsi="Times New Roman"/>
          <w:color w:val="000000" w:themeColor="text1"/>
          <w:sz w:val="24"/>
          <w:lang w:val="en-US"/>
        </w:rPr>
        <w:t xml:space="preserve"> </w:t>
      </w:r>
      <w:r w:rsidRPr="002375D1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0"/>
          <w:lang w:val="ru-RU" w:eastAsia="ru-RU"/>
        </w:rPr>
        <w:object w:dxaOrig="1620" w:dyaOrig="324" w14:anchorId="5288BDE0">
          <v:shape id="_x0000_i1214" type="#_x0000_t75" style="width:81pt;height:16.5pt" o:ole="">
            <v:imagedata r:id="rId377" o:title=""/>
          </v:shape>
          <o:OLEObject Type="Embed" ProgID="Equation.DSMT4" ShapeID="_x0000_i1214" DrawAspect="Content" ObjectID="_1611678740" r:id="rId378"/>
        </w:object>
      </w:r>
      <w:r w:rsidRPr="002375D1">
        <w:rPr>
          <w:rFonts w:ascii="Times New Roman" w:hAnsi="Times New Roman"/>
          <w:color w:val="000000" w:themeColor="text1"/>
          <w:sz w:val="24"/>
          <w:lang w:val="en-US"/>
        </w:rPr>
        <w:t xml:space="preserve">. </w:t>
      </w:r>
      <w:r w:rsidR="002375D1" w:rsidRPr="002375D1">
        <w:rPr>
          <w:rFonts w:ascii="Times New Roman" w:hAnsi="Times New Roman"/>
          <w:color w:val="000000" w:themeColor="text1"/>
          <w:sz w:val="24"/>
          <w:lang w:val="en-US"/>
        </w:rPr>
        <w:t>For</w:t>
      </w:r>
      <w:r w:rsidR="002375D1" w:rsidRPr="00B94257">
        <w:rPr>
          <w:rFonts w:ascii="Times New Roman" w:hAnsi="Times New Roman"/>
          <w:color w:val="000000" w:themeColor="text1"/>
          <w:sz w:val="24"/>
          <w:lang w:val="ru-RU"/>
        </w:rPr>
        <w:t xml:space="preserve"> </w:t>
      </w:r>
      <w:r w:rsidR="002375D1" w:rsidRPr="002375D1">
        <w:rPr>
          <w:rFonts w:ascii="Times New Roman" w:hAnsi="Times New Roman"/>
          <w:color w:val="000000" w:themeColor="text1"/>
          <w:sz w:val="24"/>
          <w:lang w:val="en-US"/>
        </w:rPr>
        <w:t>density</w:t>
      </w:r>
      <w:r w:rsidR="002375D1" w:rsidRPr="00B94257">
        <w:rPr>
          <w:rFonts w:ascii="Times New Roman" w:hAnsi="Times New Roman"/>
          <w:color w:val="000000" w:themeColor="text1"/>
          <w:sz w:val="24"/>
          <w:lang w:val="ru-RU"/>
        </w:rPr>
        <w:t xml:space="preserve"> </w:t>
      </w:r>
      <w:r w:rsidR="002375D1" w:rsidRPr="002375D1">
        <w:rPr>
          <w:rFonts w:ascii="Times New Roman" w:hAnsi="Times New Roman"/>
          <w:color w:val="000000" w:themeColor="text1"/>
          <w:sz w:val="24"/>
          <w:lang w:val="en-US"/>
        </w:rPr>
        <w:t>of</w:t>
      </w:r>
      <w:r w:rsidR="002375D1" w:rsidRPr="00B94257">
        <w:rPr>
          <w:rFonts w:ascii="Times New Roman" w:hAnsi="Times New Roman"/>
          <w:color w:val="000000" w:themeColor="text1"/>
          <w:sz w:val="24"/>
          <w:lang w:val="ru-RU"/>
        </w:rPr>
        <w:t xml:space="preserve"> </w:t>
      </w:r>
      <w:r w:rsidR="002375D1" w:rsidRPr="002375D1">
        <w:rPr>
          <w:rFonts w:ascii="Times New Roman" w:hAnsi="Times New Roman"/>
          <w:color w:val="000000" w:themeColor="text1"/>
          <w:sz w:val="24"/>
          <w:lang w:val="en-US"/>
        </w:rPr>
        <w:t>atoms</w:t>
      </w:r>
      <w:r w:rsidR="002375D1" w:rsidRPr="00B94257">
        <w:rPr>
          <w:rFonts w:ascii="Times New Roman" w:hAnsi="Times New Roman"/>
          <w:color w:val="000000" w:themeColor="text1"/>
          <w:sz w:val="24"/>
          <w:lang w:val="ru-RU"/>
        </w:rPr>
        <w:t xml:space="preserve"> </w:t>
      </w:r>
      <w:r w:rsidRPr="002375D1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0"/>
          <w:lang w:val="ru-RU" w:eastAsia="ru-RU"/>
        </w:rPr>
        <w:object w:dxaOrig="840" w:dyaOrig="324" w14:anchorId="62E92393">
          <v:shape id="_x0000_i1215" type="#_x0000_t75" style="width:42pt;height:16.5pt" o:ole="">
            <v:imagedata r:id="rId379" o:title=""/>
          </v:shape>
          <o:OLEObject Type="Embed" ProgID="Equation.DSMT4" ShapeID="_x0000_i1215" DrawAspect="Content" ObjectID="_1611678741" r:id="rId380"/>
        </w:object>
      </w:r>
      <w:r w:rsidR="002375D1" w:rsidRPr="00B94257">
        <w:rPr>
          <w:rFonts w:ascii="Times New Roman" w:hAnsi="Times New Roman"/>
          <w:color w:val="000000" w:themeColor="text1"/>
          <w:sz w:val="24"/>
          <w:lang w:val="ru-RU"/>
        </w:rPr>
        <w:t xml:space="preserve"> </w:t>
      </w:r>
      <w:r w:rsidR="002375D1" w:rsidRPr="002375D1">
        <w:rPr>
          <w:rFonts w:ascii="Times New Roman" w:hAnsi="Times New Roman"/>
          <w:color w:val="000000" w:themeColor="text1"/>
          <w:sz w:val="24"/>
          <w:lang w:val="en-US"/>
        </w:rPr>
        <w:t>coefficient</w:t>
      </w:r>
      <w:r w:rsidR="002375D1" w:rsidRPr="00B94257">
        <w:rPr>
          <w:rFonts w:ascii="Times New Roman" w:hAnsi="Times New Roman"/>
          <w:color w:val="000000" w:themeColor="text1"/>
          <w:sz w:val="24"/>
          <w:lang w:val="ru-RU"/>
        </w:rPr>
        <w:t xml:space="preserve"> </w:t>
      </w:r>
      <w:r w:rsidR="002375D1" w:rsidRPr="002375D1">
        <w:rPr>
          <w:rFonts w:ascii="Times New Roman" w:hAnsi="Times New Roman"/>
          <w:color w:val="000000" w:themeColor="text1"/>
          <w:sz w:val="24"/>
          <w:lang w:val="en-US"/>
        </w:rPr>
        <w:t>is</w:t>
      </w:r>
      <w:r w:rsidRPr="002375D1">
        <w:rPr>
          <w:rFonts w:ascii="Times New Roman" w:hAnsi="Times New Roman"/>
          <w:color w:val="000000" w:themeColor="text1"/>
          <w:sz w:val="24"/>
          <w:lang w:val="ru-RU"/>
        </w:rPr>
        <w:t xml:space="preserve">  </w:t>
      </w:r>
      <w:r w:rsidRPr="002375D1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0"/>
          <w:lang w:val="ru-RU" w:eastAsia="ru-RU"/>
        </w:rPr>
        <w:object w:dxaOrig="660" w:dyaOrig="324" w14:anchorId="25069924">
          <v:shape id="_x0000_i1216" type="#_x0000_t75" style="width:33pt;height:16.5pt" o:ole="">
            <v:imagedata r:id="rId381" o:title=""/>
          </v:shape>
          <o:OLEObject Type="Embed" ProgID="Equation.DSMT4" ShapeID="_x0000_i1216" DrawAspect="Content" ObjectID="_1611678742" r:id="rId382"/>
        </w:object>
      </w:r>
      <w:r w:rsidRPr="002375D1">
        <w:rPr>
          <w:rFonts w:ascii="Times New Roman" w:hAnsi="Times New Roman"/>
          <w:color w:val="000000" w:themeColor="text1"/>
          <w:sz w:val="24"/>
          <w:lang w:val="ru-RU"/>
        </w:rPr>
        <w:t xml:space="preserve"> </w:t>
      </w:r>
      <w:r w:rsidRPr="002375D1">
        <w:rPr>
          <w:rFonts w:ascii="Times New Roman" w:eastAsia="Calibri" w:hAnsi="Times New Roman" w:cs="Times New Roman"/>
          <w:color w:val="000000" w:themeColor="text1"/>
          <w:position w:val="-6"/>
          <w:sz w:val="24"/>
          <w:szCs w:val="20"/>
          <w:lang w:val="ru-RU" w:eastAsia="ru-RU"/>
        </w:rPr>
        <w:object w:dxaOrig="756" w:dyaOrig="324" w14:anchorId="092DD2A6">
          <v:shape id="_x0000_i1217" type="#_x0000_t75" style="width:37.5pt;height:16.5pt" o:ole="">
            <v:imagedata r:id="rId383" o:title=""/>
          </v:shape>
          <o:OLEObject Type="Embed" ProgID="Equation.DSMT4" ShapeID="_x0000_i1217" DrawAspect="Content" ObjectID="_1611678743" r:id="rId384"/>
        </w:object>
      </w:r>
      <w:r w:rsidRPr="002375D1">
        <w:rPr>
          <w:rFonts w:ascii="Times New Roman" w:hAnsi="Times New Roman"/>
          <w:color w:val="000000" w:themeColor="text1"/>
          <w:sz w:val="24"/>
          <w:lang w:val="ru-RU"/>
        </w:rPr>
        <w:t>.</w:t>
      </w:r>
      <w:r w:rsidRPr="00E92320">
        <w:rPr>
          <w:rFonts w:ascii="Times New Roman" w:hAnsi="Times New Roman"/>
          <w:color w:val="00B050"/>
          <w:sz w:val="24"/>
          <w:lang w:val="ru-RU"/>
        </w:rPr>
        <w:t xml:space="preserve"> </w:t>
      </w:r>
    </w:p>
    <w:p w14:paraId="37BC4625" w14:textId="77777777" w:rsidR="00E92320" w:rsidRPr="00E92320" w:rsidRDefault="00E92320" w:rsidP="00802671">
      <w:pPr>
        <w:spacing w:line="240" w:lineRule="auto"/>
        <w:outlineLvl w:val="0"/>
        <w:rPr>
          <w:rFonts w:ascii="Times New Roman" w:hAnsi="Times New Roman"/>
          <w:color w:val="000000"/>
          <w:sz w:val="28"/>
          <w:lang w:val="ru-RU"/>
        </w:rPr>
      </w:pPr>
    </w:p>
    <w:p w14:paraId="4CDBBFF3" w14:textId="77777777" w:rsidR="00E92320" w:rsidRDefault="00E92320" w:rsidP="00E92320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color w:val="000000"/>
          <w:position w:val="-24"/>
          <w:sz w:val="28"/>
          <w:szCs w:val="20"/>
          <w:lang w:val="ru-RU" w:eastAsia="ru-RU"/>
        </w:rPr>
        <w:object w:dxaOrig="2916" w:dyaOrig="624" w14:anchorId="3DF6D23E">
          <v:shape id="_x0000_i1218" type="#_x0000_t75" style="width:145.5pt;height:31.5pt" o:ole="">
            <v:imagedata r:id="rId385" o:title=""/>
          </v:shape>
          <o:OLEObject Type="Embed" ProgID="Equation.DSMT4" ShapeID="_x0000_i1218" DrawAspect="Content" ObjectID="_1611678744" r:id="rId386"/>
        </w:object>
      </w:r>
    </w:p>
    <w:p w14:paraId="255FA432" w14:textId="77777777" w:rsidR="00E92320" w:rsidRDefault="00E92320" w:rsidP="00E92320">
      <w:pPr>
        <w:spacing w:line="240" w:lineRule="auto"/>
        <w:jc w:val="right"/>
        <w:rPr>
          <w:rFonts w:ascii="Times New Roman" w:hAnsi="Times New Roman"/>
          <w:color w:val="000000"/>
          <w:sz w:val="28"/>
          <w:szCs w:val="20"/>
        </w:rPr>
      </w:pPr>
      <w:r>
        <w:rPr>
          <w:rFonts w:ascii="Times New Roman" w:eastAsia="Calibri" w:hAnsi="Times New Roman" w:cs="Times New Roman"/>
          <w:color w:val="000000"/>
          <w:position w:val="-14"/>
          <w:sz w:val="28"/>
          <w:szCs w:val="20"/>
          <w:lang w:val="ru-RU" w:eastAsia="ru-RU"/>
        </w:rPr>
        <w:object w:dxaOrig="4344" w:dyaOrig="396" w14:anchorId="40EC673F">
          <v:shape id="_x0000_i1219" type="#_x0000_t75" style="width:217.5pt;height:19.5pt" o:ole="">
            <v:imagedata r:id="rId387" o:title=""/>
          </v:shape>
          <o:OLEObject Type="Embed" ProgID="Equation.DSMT4" ShapeID="_x0000_i1219" DrawAspect="Content" ObjectID="_1611678745" r:id="rId388"/>
        </w:object>
      </w:r>
      <w:r>
        <w:rPr>
          <w:rFonts w:ascii="Times New Roman" w:hAnsi="Times New Roman"/>
          <w:color w:val="000000"/>
          <w:sz w:val="28"/>
        </w:rPr>
        <w:t xml:space="preserve">                                       (3)</w:t>
      </w:r>
    </w:p>
    <w:p w14:paraId="612AE09D" w14:textId="77777777" w:rsidR="00E92320" w:rsidRDefault="00E92320" w:rsidP="00E92320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28"/>
          <w:sz w:val="28"/>
          <w:szCs w:val="20"/>
          <w:lang w:val="ru-RU" w:eastAsia="ru-RU"/>
        </w:rPr>
        <w:object w:dxaOrig="1440" w:dyaOrig="696" w14:anchorId="4841A3BE">
          <v:shape id="_x0000_i1220" type="#_x0000_t75" style="width:1in;height:34.5pt" o:ole="">
            <v:imagedata r:id="rId389" o:title=""/>
          </v:shape>
          <o:OLEObject Type="Embed" ProgID="Equation.DSMT4" ShapeID="_x0000_i1220" DrawAspect="Content" ObjectID="_1611678746" r:id="rId390"/>
        </w:object>
      </w:r>
    </w:p>
    <w:p w14:paraId="44F7C7B1" w14:textId="77777777" w:rsidR="00E92320" w:rsidRPr="00365A76" w:rsidRDefault="00365A76" w:rsidP="00E9232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365A76">
        <w:rPr>
          <w:rFonts w:ascii="Times New Roman" w:hAnsi="Times New Roman"/>
          <w:color w:val="000000"/>
          <w:sz w:val="28"/>
          <w:lang w:val="en-US"/>
        </w:rPr>
        <w:t>Solving</w:t>
      </w:r>
      <w:r w:rsidR="00E92320" w:rsidRPr="00365A76">
        <w:rPr>
          <w:rFonts w:ascii="Times New Roman" w:hAnsi="Times New Roman"/>
          <w:color w:val="000000"/>
          <w:sz w:val="28"/>
          <w:lang w:val="en-US"/>
        </w:rPr>
        <w:t xml:space="preserve"> (3) </w:t>
      </w:r>
      <w:r w:rsidRPr="00365A76">
        <w:rPr>
          <w:rFonts w:ascii="Times New Roman" w:hAnsi="Times New Roman"/>
          <w:color w:val="000000"/>
          <w:sz w:val="28"/>
          <w:lang w:val="en-US"/>
        </w:rPr>
        <w:t xml:space="preserve">in </w:t>
      </w:r>
      <w:r w:rsidR="00594C9A">
        <w:rPr>
          <w:rFonts w:ascii="Times New Roman" w:hAnsi="Times New Roman"/>
          <w:color w:val="000000"/>
          <w:sz w:val="28"/>
          <w:lang w:val="en-US"/>
        </w:rPr>
        <w:t xml:space="preserve">an </w:t>
      </w:r>
      <w:r w:rsidRPr="00365A76">
        <w:rPr>
          <w:rFonts w:ascii="Times New Roman" w:hAnsi="Times New Roman"/>
          <w:color w:val="000000"/>
          <w:sz w:val="28"/>
          <w:lang w:val="en-US"/>
        </w:rPr>
        <w:t>usual way with characteristics in k space with zero initial data we have</w:t>
      </w:r>
    </w:p>
    <w:p w14:paraId="70B4B747" w14:textId="77777777" w:rsidR="00E92320" w:rsidRPr="009F23B6" w:rsidRDefault="00E92320" w:rsidP="00E92320">
      <w:pPr>
        <w:spacing w:line="240" w:lineRule="auto"/>
        <w:jc w:val="right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eastAsia="Calibri" w:hAnsi="Times New Roman" w:cs="Times New Roman"/>
          <w:color w:val="000000"/>
          <w:position w:val="-32"/>
          <w:sz w:val="28"/>
          <w:szCs w:val="20"/>
          <w:lang w:val="ru-RU" w:eastAsia="ru-RU"/>
        </w:rPr>
        <w:object w:dxaOrig="6216" w:dyaOrig="876" w14:anchorId="19339148">
          <v:shape id="_x0000_i1221" type="#_x0000_t75" style="width:311.25pt;height:43.5pt" o:ole="">
            <v:imagedata r:id="rId391" o:title=""/>
          </v:shape>
          <o:OLEObject Type="Embed" ProgID="Equation.DSMT4" ShapeID="_x0000_i1221" DrawAspect="Content" ObjectID="_1611678747" r:id="rId392"/>
        </w:object>
      </w:r>
      <w:r w:rsidRPr="009F23B6">
        <w:rPr>
          <w:rFonts w:ascii="Times New Roman" w:hAnsi="Times New Roman"/>
          <w:color w:val="000000"/>
          <w:sz w:val="28"/>
          <w:lang w:val="en-US"/>
        </w:rPr>
        <w:t xml:space="preserve">                 (4)</w:t>
      </w:r>
    </w:p>
    <w:p w14:paraId="5FE800CC" w14:textId="77777777" w:rsidR="00E92320" w:rsidRPr="009F23B6" w:rsidRDefault="00E92320" w:rsidP="00E92320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color w:val="000000"/>
          <w:position w:val="-10"/>
          <w:sz w:val="28"/>
          <w:szCs w:val="20"/>
          <w:lang w:val="ru-RU" w:eastAsia="ru-RU"/>
        </w:rPr>
        <w:object w:dxaOrig="1824" w:dyaOrig="360" w14:anchorId="6A594827">
          <v:shape id="_x0000_i1222" type="#_x0000_t75" style="width:91.5pt;height:18pt" o:ole="">
            <v:imagedata r:id="rId393" o:title=""/>
          </v:shape>
          <o:OLEObject Type="Embed" ProgID="Equation.DSMT4" ShapeID="_x0000_i1222" DrawAspect="Content" ObjectID="_1611678748" r:id="rId394"/>
        </w:object>
      </w:r>
      <w:r w:rsidRPr="009F23B6">
        <w:rPr>
          <w:rFonts w:ascii="Times New Roman" w:hAnsi="Times New Roman"/>
          <w:color w:val="000000"/>
          <w:sz w:val="28"/>
          <w:lang w:val="en-US"/>
        </w:rPr>
        <w:t xml:space="preserve">,            </w:t>
      </w:r>
    </w:p>
    <w:p w14:paraId="6273826D" w14:textId="77777777" w:rsidR="00802671" w:rsidRDefault="00802671" w:rsidP="00802671">
      <w:pPr>
        <w:spacing w:line="240" w:lineRule="auto"/>
        <w:outlineLvl w:val="0"/>
        <w:rPr>
          <w:rFonts w:ascii="Times New Roman" w:hAnsi="Times New Roman"/>
          <w:b/>
          <w:sz w:val="28"/>
          <w:szCs w:val="28"/>
          <w:lang w:val="en-US"/>
        </w:rPr>
      </w:pPr>
    </w:p>
    <w:p w14:paraId="045F7428" w14:textId="77777777" w:rsidR="00164B4F" w:rsidRPr="009F23B6" w:rsidRDefault="00164B4F" w:rsidP="00802671">
      <w:pPr>
        <w:spacing w:line="240" w:lineRule="auto"/>
        <w:ind w:left="2124" w:firstLine="708"/>
        <w:outlineLvl w:val="0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Atom</w:t>
      </w:r>
      <w:r w:rsidRPr="009F23B6">
        <w:rPr>
          <w:rFonts w:ascii="Times New Roman" w:hAnsi="Times New Roman"/>
          <w:b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b/>
          <w:sz w:val="28"/>
          <w:szCs w:val="28"/>
          <w:lang w:val="en-US"/>
        </w:rPr>
        <w:t>after</w:t>
      </w:r>
      <w:r w:rsidRPr="009F23B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saddle</w:t>
      </w:r>
      <w:r w:rsidRPr="009F23B6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point</w:t>
      </w:r>
      <w:r w:rsidRPr="009F23B6">
        <w:rPr>
          <w:rFonts w:ascii="Times New Roman" w:hAnsi="Times New Roman"/>
          <w:b/>
          <w:sz w:val="28"/>
          <w:szCs w:val="28"/>
          <w:lang w:val="en-US"/>
        </w:rPr>
        <w:t>.</w:t>
      </w:r>
    </w:p>
    <w:p w14:paraId="5CF7CCDD" w14:textId="77777777" w:rsidR="00164B4F" w:rsidRPr="00F722E6" w:rsidRDefault="00164B4F" w:rsidP="00164B4F">
      <w:pPr>
        <w:spacing w:line="240" w:lineRule="auto"/>
        <w:ind w:left="360"/>
        <w:jc w:val="both"/>
        <w:outlineLvl w:val="0"/>
        <w:rPr>
          <w:rFonts w:ascii="Times New Roman" w:hAnsi="Times New Roman"/>
          <w:color w:val="FF0000"/>
          <w:sz w:val="20"/>
          <w:szCs w:val="20"/>
          <w:lang w:val="en-US"/>
        </w:rPr>
      </w:pPr>
      <w:r w:rsidRPr="009F23B6">
        <w:rPr>
          <w:rFonts w:ascii="Times New Roman" w:hAnsi="Times New Roman"/>
          <w:sz w:val="28"/>
          <w:szCs w:val="28"/>
          <w:lang w:val="en-US"/>
        </w:rPr>
        <w:tab/>
      </w:r>
      <w:r w:rsidR="00F722E6">
        <w:rPr>
          <w:rFonts w:ascii="Times New Roman" w:hAnsi="Times New Roman"/>
          <w:sz w:val="28"/>
          <w:szCs w:val="28"/>
          <w:lang w:val="en-US"/>
        </w:rPr>
        <w:t>In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Keldysh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>’</w:t>
      </w:r>
      <w:r w:rsidR="00F722E6">
        <w:rPr>
          <w:rFonts w:ascii="Times New Roman" w:hAnsi="Times New Roman"/>
          <w:sz w:val="28"/>
          <w:szCs w:val="28"/>
          <w:lang w:val="en-US"/>
        </w:rPr>
        <w:t>s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work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as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well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as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in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mine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F722E6">
        <w:rPr>
          <w:rFonts w:ascii="Times New Roman" w:hAnsi="Times New Roman"/>
          <w:sz w:val="28"/>
          <w:szCs w:val="28"/>
          <w:lang w:val="en-US"/>
        </w:rPr>
        <w:t>formulas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(16) </w:t>
      </w:r>
      <w:r w:rsidR="00F722E6">
        <w:rPr>
          <w:rFonts w:ascii="Times New Roman" w:hAnsi="Times New Roman"/>
          <w:sz w:val="28"/>
          <w:szCs w:val="28"/>
          <w:lang w:val="en-US"/>
        </w:rPr>
        <w:t>and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(18) </w:t>
      </w:r>
      <w:r w:rsidR="00F722E6">
        <w:rPr>
          <w:rFonts w:ascii="Times New Roman" w:hAnsi="Times New Roman"/>
          <w:sz w:val="28"/>
          <w:szCs w:val="28"/>
          <w:lang w:val="en-US"/>
        </w:rPr>
        <w:t>are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obtained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after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calculating the integral value with saddle-point method. Those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formulas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can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be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handled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better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after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rewriting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them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F722E6">
        <w:rPr>
          <w:rFonts w:ascii="Times New Roman" w:hAnsi="Times New Roman"/>
          <w:sz w:val="28"/>
          <w:szCs w:val="28"/>
          <w:lang w:val="en-US"/>
        </w:rPr>
        <w:t>as</w:t>
      </w:r>
      <w:r w:rsidR="00F722E6" w:rsidRPr="00F722E6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F722E6">
        <w:rPr>
          <w:rFonts w:ascii="Times New Roman" w:hAnsi="Times New Roman"/>
          <w:color w:val="FF0000"/>
          <w:lang w:val="en-US"/>
        </w:rPr>
        <w:t>(16)</w:t>
      </w:r>
      <w:r w:rsidR="00F722E6">
        <w:rPr>
          <w:rFonts w:ascii="Times New Roman" w:hAnsi="Times New Roman"/>
          <w:color w:val="FF0000"/>
          <w:lang w:val="en-US"/>
        </w:rPr>
        <w:t xml:space="preserve"> contains misprint: instead of</w:t>
      </w:r>
      <w:r w:rsidRPr="00F722E6">
        <w:rPr>
          <w:rFonts w:ascii="Times New Roman" w:hAnsi="Times New Roman"/>
          <w:color w:val="FF0000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FF0000"/>
          <w:position w:val="-14"/>
          <w:sz w:val="20"/>
          <w:szCs w:val="20"/>
          <w:lang w:val="ru-RU" w:eastAsia="ru-RU"/>
        </w:rPr>
        <w:object w:dxaOrig="840" w:dyaOrig="420" w14:anchorId="7E31E791">
          <v:shape id="_x0000_i1223" type="#_x0000_t75" style="width:42pt;height:21pt" o:ole="">
            <v:imagedata r:id="rId44" o:title=""/>
          </v:shape>
          <o:OLEObject Type="Embed" ProgID="Equation.DSMT4" ShapeID="_x0000_i1223" DrawAspect="Content" ObjectID="_1611678749" r:id="rId395"/>
        </w:object>
      </w:r>
      <w:r w:rsidRPr="00F722E6">
        <w:rPr>
          <w:rFonts w:ascii="Times New Roman" w:hAnsi="Times New Roman"/>
          <w:color w:val="FF0000"/>
          <w:lang w:val="en-US"/>
        </w:rPr>
        <w:t xml:space="preserve"> </w:t>
      </w:r>
      <w:r w:rsidR="00F722E6">
        <w:rPr>
          <w:rFonts w:ascii="Times New Roman" w:hAnsi="Times New Roman"/>
          <w:color w:val="FF0000"/>
          <w:lang w:val="en-US"/>
        </w:rPr>
        <w:t>expression</w:t>
      </w:r>
      <w:r w:rsidR="00F722E6" w:rsidRPr="00F722E6">
        <w:rPr>
          <w:rFonts w:ascii="Times New Roman" w:hAnsi="Times New Roman"/>
          <w:color w:val="FF0000"/>
          <w:lang w:val="en-US"/>
        </w:rPr>
        <w:t xml:space="preserve"> </w:t>
      </w:r>
      <w:r w:rsidRPr="00F722E6">
        <w:rPr>
          <w:rFonts w:ascii="Times New Roman" w:hAnsi="Times New Roman"/>
          <w:color w:val="FF0000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FF0000"/>
          <w:position w:val="-14"/>
          <w:sz w:val="20"/>
          <w:szCs w:val="20"/>
          <w:lang w:val="ru-RU" w:eastAsia="ru-RU"/>
        </w:rPr>
        <w:object w:dxaOrig="1140" w:dyaOrig="420" w14:anchorId="5B8D98FD">
          <v:shape id="_x0000_i1224" type="#_x0000_t75" style="width:57pt;height:21pt" o:ole="">
            <v:imagedata r:id="rId42" o:title=""/>
          </v:shape>
          <o:OLEObject Type="Embed" ProgID="Equation.DSMT4" ShapeID="_x0000_i1224" DrawAspect="Content" ObjectID="_1611678750" r:id="rId396"/>
        </w:object>
      </w:r>
      <w:r w:rsidR="00F722E6">
        <w:rPr>
          <w:rFonts w:ascii="Times New Roman" w:eastAsia="Calibri" w:hAnsi="Times New Roman" w:cs="Times New Roman"/>
          <w:color w:val="FF0000"/>
          <w:sz w:val="20"/>
          <w:szCs w:val="20"/>
          <w:lang w:val="en-US" w:eastAsia="ru-RU"/>
        </w:rPr>
        <w:t xml:space="preserve"> had to be written</w:t>
      </w:r>
      <w:r w:rsidRPr="00F722E6">
        <w:rPr>
          <w:rFonts w:ascii="Times New Roman" w:hAnsi="Times New Roman"/>
          <w:color w:val="FF0000"/>
          <w:lang w:val="en-US"/>
        </w:rPr>
        <w:t>)</w:t>
      </w:r>
    </w:p>
    <w:p w14:paraId="297B2C2E" w14:textId="77777777" w:rsidR="00164B4F" w:rsidRDefault="00164B4F" w:rsidP="00164B4F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40"/>
          <w:sz w:val="28"/>
          <w:szCs w:val="28"/>
          <w:lang w:val="ru-RU" w:eastAsia="ru-RU"/>
        </w:rPr>
        <w:object w:dxaOrig="6396" w:dyaOrig="936" w14:anchorId="623310BA">
          <v:shape id="_x0000_i1225" type="#_x0000_t75" style="width:319.5pt;height:46.5pt" o:ole="">
            <v:imagedata r:id="rId397" o:title=""/>
          </v:shape>
          <o:OLEObject Type="Embed" ProgID="Equation.DSMT4" ShapeID="_x0000_i1225" DrawAspect="Content" ObjectID="_1611678751" r:id="rId398"/>
        </w:object>
      </w:r>
    </w:p>
    <w:p w14:paraId="755A97C8" w14:textId="77777777" w:rsidR="00164B4F" w:rsidRDefault="00164B4F" w:rsidP="00164B4F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40"/>
          <w:sz w:val="28"/>
          <w:szCs w:val="28"/>
          <w:lang w:val="ru-RU" w:eastAsia="ru-RU"/>
        </w:rPr>
        <w:object w:dxaOrig="4884" w:dyaOrig="924" w14:anchorId="5C15A236">
          <v:shape id="_x0000_i1226" type="#_x0000_t75" style="width:244.5pt;height:46.5pt" o:ole="">
            <v:imagedata r:id="rId50" o:title=""/>
          </v:shape>
          <o:OLEObject Type="Embed" ProgID="Equation.DSMT4" ShapeID="_x0000_i1226" DrawAspect="Content" ObjectID="_1611678752" r:id="rId399"/>
        </w:object>
      </w:r>
    </w:p>
    <w:p w14:paraId="2F7DC0E7" w14:textId="77777777" w:rsidR="00164B4F" w:rsidRDefault="00164B4F" w:rsidP="00164B4F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40"/>
          <w:sz w:val="28"/>
          <w:szCs w:val="28"/>
          <w:lang w:val="ru-RU" w:eastAsia="ru-RU"/>
        </w:rPr>
        <w:object w:dxaOrig="4536" w:dyaOrig="924" w14:anchorId="44FCC802">
          <v:shape id="_x0000_i1227" type="#_x0000_t75" style="width:226.5pt;height:46.5pt" o:ole="">
            <v:imagedata r:id="rId400" o:title=""/>
          </v:shape>
          <o:OLEObject Type="Embed" ProgID="Equation.DSMT4" ShapeID="_x0000_i1227" DrawAspect="Content" ObjectID="_1611678753" r:id="rId401"/>
        </w:object>
      </w:r>
    </w:p>
    <w:p w14:paraId="065E3178" w14:textId="77777777" w:rsidR="00164B4F" w:rsidRDefault="00164B4F" w:rsidP="00164B4F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38"/>
          <w:sz w:val="28"/>
          <w:szCs w:val="28"/>
          <w:lang w:val="ru-RU" w:eastAsia="ru-RU"/>
        </w:rPr>
        <w:object w:dxaOrig="3060" w:dyaOrig="924" w14:anchorId="3091DF20">
          <v:shape id="_x0000_i1228" type="#_x0000_t75" style="width:153pt;height:46.5pt" o:ole="">
            <v:imagedata r:id="rId402" o:title=""/>
          </v:shape>
          <o:OLEObject Type="Embed" ProgID="Equation.DSMT4" ShapeID="_x0000_i1228" DrawAspect="Content" ObjectID="_1611678754" r:id="rId403"/>
        </w:object>
      </w:r>
    </w:p>
    <w:p w14:paraId="669C6A02" w14:textId="77777777" w:rsidR="00164B4F" w:rsidRDefault="00164B4F" w:rsidP="00164B4F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24"/>
          <w:sz w:val="28"/>
          <w:szCs w:val="28"/>
          <w:lang w:val="ru-RU" w:eastAsia="ru-RU"/>
        </w:rPr>
        <w:object w:dxaOrig="864" w:dyaOrig="624" w14:anchorId="6729A5C4">
          <v:shape id="_x0000_i1229" type="#_x0000_t75" style="width:43.5pt;height:31.5pt" o:ole="">
            <v:imagedata r:id="rId54" o:title=""/>
          </v:shape>
          <o:OLEObject Type="Embed" ProgID="Equation.DSMT4" ShapeID="_x0000_i1229" DrawAspect="Content" ObjectID="_1611678755" r:id="rId404"/>
        </w:object>
      </w:r>
    </w:p>
    <w:commentRangeStart w:id="30"/>
    <w:p w14:paraId="199BCF62" w14:textId="77777777" w:rsidR="00164B4F" w:rsidRDefault="00164B4F" w:rsidP="00164B4F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12"/>
          <w:sz w:val="28"/>
          <w:szCs w:val="28"/>
          <w:lang w:val="ru-RU" w:eastAsia="ru-RU"/>
        </w:rPr>
        <w:object w:dxaOrig="1596" w:dyaOrig="384" w14:anchorId="43C9338F">
          <v:shape id="_x0000_i1230" type="#_x0000_t75" style="width:79.5pt;height:19.5pt" o:ole="">
            <v:imagedata r:id="rId60" o:title=""/>
          </v:shape>
          <o:OLEObject Type="Embed" ProgID="Equation.DSMT4" ShapeID="_x0000_i1230" DrawAspect="Content" ObjectID="_1611678756" r:id="rId405"/>
        </w:object>
      </w:r>
      <w:commentRangeEnd w:id="30"/>
      <w:r w:rsidR="00FC77B3">
        <w:rPr>
          <w:rStyle w:val="CommentReference"/>
        </w:rPr>
        <w:commentReference w:id="30"/>
      </w:r>
    </w:p>
    <w:p w14:paraId="096F915C" w14:textId="77777777" w:rsidR="00164B4F" w:rsidRDefault="00164B4F" w:rsidP="00164B4F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10"/>
          <w:sz w:val="28"/>
          <w:szCs w:val="28"/>
          <w:lang w:val="ru-RU" w:eastAsia="ru-RU"/>
        </w:rPr>
        <w:object w:dxaOrig="720" w:dyaOrig="360" w14:anchorId="18CBC93F">
          <v:shape id="_x0000_i1231" type="#_x0000_t75" style="width:36pt;height:18pt" o:ole="">
            <v:imagedata r:id="rId64" o:title=""/>
          </v:shape>
          <o:OLEObject Type="Embed" ProgID="Equation.DSMT4" ShapeID="_x0000_i1231" DrawAspect="Content" ObjectID="_1611678757" r:id="rId406"/>
        </w:object>
      </w:r>
    </w:p>
    <w:p w14:paraId="18283716" w14:textId="77777777" w:rsidR="00164B4F" w:rsidRDefault="00164B4F" w:rsidP="00164B4F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32"/>
          <w:sz w:val="28"/>
          <w:szCs w:val="28"/>
          <w:lang w:val="ru-RU" w:eastAsia="ru-RU"/>
        </w:rPr>
        <w:object w:dxaOrig="1656" w:dyaOrig="744" w14:anchorId="5CF436A0">
          <v:shape id="_x0000_i1232" type="#_x0000_t75" style="width:82.5pt;height:37.5pt" o:ole="">
            <v:imagedata r:id="rId66" o:title=""/>
          </v:shape>
          <o:OLEObject Type="Embed" ProgID="Equation.DSMT4" ShapeID="_x0000_i1232" DrawAspect="Content" ObjectID="_1611678758" r:id="rId407"/>
        </w:object>
      </w:r>
    </w:p>
    <w:p w14:paraId="59D61777" w14:textId="77777777" w:rsidR="00164B4F" w:rsidRDefault="00407972" w:rsidP="00164B4F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Or</w:t>
      </w:r>
    </w:p>
    <w:p w14:paraId="054F0D38" w14:textId="77777777" w:rsidR="00164B4F" w:rsidRDefault="00164B4F" w:rsidP="00164B4F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40"/>
          <w:sz w:val="28"/>
          <w:szCs w:val="28"/>
          <w:lang w:val="ru-RU" w:eastAsia="ru-RU"/>
        </w:rPr>
        <w:object w:dxaOrig="9384" w:dyaOrig="936" w14:anchorId="1FE06F92">
          <v:shape id="_x0000_i1233" type="#_x0000_t75" style="width:469.5pt;height:46.5pt" o:ole="">
            <v:imagedata r:id="rId408" o:title=""/>
          </v:shape>
          <o:OLEObject Type="Embed" ProgID="Equation.DSMT4" ShapeID="_x0000_i1233" DrawAspect="Content" ObjectID="_1611678759" r:id="rId409"/>
        </w:object>
      </w:r>
    </w:p>
    <w:p w14:paraId="44BAE0C7" w14:textId="77777777" w:rsidR="00164B4F" w:rsidRDefault="00164B4F" w:rsidP="00164B4F">
      <w:pPr>
        <w:spacing w:line="240" w:lineRule="auto"/>
        <w:ind w:left="360"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eastAsia="Calibri" w:hAnsi="Times New Roman" w:cs="Times New Roman"/>
          <w:position w:val="-40"/>
          <w:sz w:val="28"/>
          <w:szCs w:val="28"/>
          <w:lang w:val="ru-RU" w:eastAsia="ru-RU"/>
        </w:rPr>
        <w:object w:dxaOrig="5256" w:dyaOrig="924" w14:anchorId="0024E68C">
          <v:shape id="_x0000_i1234" type="#_x0000_t75" style="width:262.5pt;height:46.5pt" o:ole="">
            <v:imagedata r:id="rId410" o:title=""/>
          </v:shape>
          <o:OLEObject Type="Embed" ProgID="Equation.DSMT4" ShapeID="_x0000_i1234" DrawAspect="Content" ObjectID="_1611678760" r:id="rId411"/>
        </w:object>
      </w:r>
    </w:p>
    <w:p w14:paraId="504E1E6A" w14:textId="77777777" w:rsidR="00164B4F" w:rsidRDefault="00164B4F" w:rsidP="00164B4F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</w:rPr>
      </w:pPr>
    </w:p>
    <w:p w14:paraId="5FF1A677" w14:textId="77777777" w:rsidR="00086215" w:rsidRPr="00086215" w:rsidRDefault="00086215" w:rsidP="00086215">
      <w:pPr>
        <w:spacing w:line="240" w:lineRule="auto"/>
        <w:ind w:left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The</w:t>
      </w:r>
      <w:r w:rsidRPr="0035328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radiation</w:t>
      </w:r>
      <w:r w:rsidRPr="0035328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wavelength</w:t>
      </w:r>
      <w:r w:rsidRPr="0035328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is</w:t>
      </w:r>
      <w:r w:rsidRPr="0035328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much</w:t>
      </w:r>
      <w:r w:rsidRPr="00353282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 xml:space="preserve">longer than size of </w:t>
      </w:r>
      <w:r w:rsidR="00407972">
        <w:rPr>
          <w:rFonts w:ascii="Times New Roman" w:hAnsi="Times New Roman"/>
          <w:sz w:val="28"/>
          <w:szCs w:val="28"/>
          <w:lang w:val="en-US"/>
        </w:rPr>
        <w:t xml:space="preserve">the </w:t>
      </w:r>
      <w:r>
        <w:rPr>
          <w:rFonts w:ascii="Times New Roman" w:hAnsi="Times New Roman"/>
          <w:sz w:val="28"/>
          <w:szCs w:val="28"/>
          <w:lang w:val="en-US"/>
        </w:rPr>
        <w:t xml:space="preserve">atom. Thus, </w:t>
      </w:r>
      <w:r w:rsidR="00407972">
        <w:rPr>
          <w:rFonts w:ascii="Times New Roman" w:hAnsi="Times New Roman"/>
          <w:sz w:val="28"/>
          <w:szCs w:val="28"/>
          <w:lang w:val="en-US"/>
        </w:rPr>
        <w:t xml:space="preserve">the </w:t>
      </w:r>
      <w:r>
        <w:rPr>
          <w:rFonts w:ascii="Times New Roman" w:hAnsi="Times New Roman"/>
          <w:sz w:val="28"/>
          <w:szCs w:val="28"/>
          <w:lang w:val="en-US"/>
        </w:rPr>
        <w:t>electrical field depends only on time and is defined as follows:</w:t>
      </w:r>
      <w:r w:rsidRPr="00353282">
        <w:rPr>
          <w:rFonts w:ascii="Times New Roman" w:hAnsi="Times New Roman"/>
          <w:sz w:val="28"/>
          <w:szCs w:val="28"/>
          <w:lang w:val="en-US"/>
        </w:rPr>
        <w:t xml:space="preserve"> </w:t>
      </w:r>
    </w:p>
    <w:commentRangeStart w:id="31"/>
    <w:p w14:paraId="548C1AE4" w14:textId="77777777" w:rsidR="00086215" w:rsidRPr="00086215" w:rsidRDefault="00086215" w:rsidP="00086215">
      <w:pPr>
        <w:spacing w:line="240" w:lineRule="auto"/>
        <w:ind w:left="360"/>
        <w:jc w:val="center"/>
        <w:outlineLvl w:val="0"/>
        <w:rPr>
          <w:rFonts w:ascii="Times New Roman" w:hAnsi="Times New Roman"/>
          <w:color w:val="000000"/>
          <w:sz w:val="28"/>
          <w:szCs w:val="20"/>
          <w:lang w:val="en-US"/>
        </w:rPr>
      </w:pP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4104" w:dyaOrig="360" w14:anchorId="22AD264F">
          <v:shape id="_x0000_i1235" type="#_x0000_t75" style="width:205.5pt;height:18pt" o:ole="">
            <v:imagedata r:id="rId196" o:title=""/>
          </v:shape>
          <o:OLEObject Type="Embed" ProgID="Equation.DSMT4" ShapeID="_x0000_i1235" DrawAspect="Content" ObjectID="_1611678761" r:id="rId412"/>
        </w:object>
      </w:r>
      <w:commentRangeEnd w:id="31"/>
      <w:r w:rsidR="00FC77B3">
        <w:rPr>
          <w:rStyle w:val="CommentReference"/>
        </w:rPr>
        <w:commentReference w:id="31"/>
      </w:r>
      <w:r w:rsidRPr="00086215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,</w:t>
      </w:r>
    </w:p>
    <w:p w14:paraId="1DF079BE" w14:textId="0548341F" w:rsidR="00086215" w:rsidRPr="00086215" w:rsidRDefault="00086215" w:rsidP="00086215">
      <w:pPr>
        <w:spacing w:line="240" w:lineRule="auto"/>
        <w:ind w:left="720" w:hanging="360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086215">
        <w:rPr>
          <w:rFonts w:ascii="Times New Roman" w:hAnsi="Times New Roman"/>
          <w:color w:val="000000"/>
          <w:sz w:val="28"/>
          <w:lang w:val="en-US"/>
        </w:rPr>
        <w:tab/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Where </w:t>
      </w: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624" w:dyaOrig="360" w14:anchorId="67A366EF">
          <v:shape id="_x0000_i1236" type="#_x0000_t75" style="width:31.5pt;height:18pt" o:ole="">
            <v:imagedata r:id="rId198" o:title=""/>
          </v:shape>
          <o:OLEObject Type="Embed" ProgID="Equation.DSMT4" ShapeID="_x0000_i1236" DrawAspect="Content" ObjectID="_1611678762" r:id="rId413"/>
        </w:objec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states</w: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for</w: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first</w: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and</w: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second</w: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del w:id="32" w:author="Thibault Derrien" w:date="2019-02-14T19:13:00Z">
        <w:r w:rsidDel="00FC77B3">
          <w:rPr>
            <w:rFonts w:ascii="Times New Roman" w:hAnsi="Times New Roman"/>
            <w:color w:val="000000"/>
            <w:sz w:val="28"/>
            <w:lang w:val="en-US"/>
          </w:rPr>
          <w:delText>harmonic</w:delText>
        </w:r>
      </w:del>
      <w:ins w:id="33" w:author="Thibault Derrien" w:date="2019-02-14T19:13:00Z">
        <w:r w:rsidR="00FC77B3">
          <w:rPr>
            <w:rFonts w:ascii="Times New Roman" w:hAnsi="Times New Roman"/>
            <w:color w:val="000000"/>
            <w:sz w:val="28"/>
            <w:lang w:val="en-US"/>
          </w:rPr>
          <w:t>pulse</w:t>
        </w:r>
      </w:ins>
      <w:r w:rsidRPr="005173EB">
        <w:rPr>
          <w:rFonts w:ascii="Times New Roman" w:hAnsi="Times New Roman"/>
          <w:color w:val="000000"/>
          <w:sz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  <w:lang w:val="en-US"/>
        </w:rPr>
        <w:t>which</w: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are</w: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polarized</w: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along</w: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constant</w: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vectors</w: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516" w:dyaOrig="360" w14:anchorId="02B0DCEF">
          <v:shape id="_x0000_i1237" type="#_x0000_t75" style="width:25.5pt;height:18pt" o:ole="">
            <v:imagedata r:id="rId200" o:title=""/>
          </v:shape>
          <o:OLEObject Type="Embed" ProgID="Equation.DSMT4" ShapeID="_x0000_i1237" DrawAspect="Content" ObjectID="_1611678763" r:id="rId414"/>
        </w:objec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. </w:t>
      </w:r>
      <w:r>
        <w:rPr>
          <w:rFonts w:ascii="Times New Roman" w:hAnsi="Times New Roman"/>
          <w:color w:val="000000"/>
          <w:sz w:val="28"/>
          <w:lang w:val="en-US"/>
        </w:rPr>
        <w:t>Some of following calculations can be performed for time-depende</w:t>
      </w:r>
      <w:ins w:id="34" w:author="Thibault Derrien" w:date="2019-02-14T19:13:00Z">
        <w:r w:rsidR="00FC77B3">
          <w:rPr>
            <w:rFonts w:ascii="Times New Roman" w:hAnsi="Times New Roman"/>
            <w:color w:val="000000"/>
            <w:sz w:val="28"/>
            <w:lang w:val="en-US"/>
          </w:rPr>
          <w:t>nt</w:t>
        </w:r>
      </w:ins>
      <w:del w:id="35" w:author="Thibault Derrien" w:date="2019-02-14T19:13:00Z">
        <w:r w:rsidDel="00FC77B3">
          <w:rPr>
            <w:rFonts w:ascii="Times New Roman" w:hAnsi="Times New Roman"/>
            <w:color w:val="000000"/>
            <w:sz w:val="28"/>
            <w:lang w:val="en-US"/>
          </w:rPr>
          <w:delText>d</w:delText>
        </w:r>
      </w:del>
      <w:r>
        <w:rPr>
          <w:rFonts w:ascii="Times New Roman" w:hAnsi="Times New Roman"/>
          <w:color w:val="000000"/>
          <w:sz w:val="28"/>
          <w:lang w:val="en-US"/>
        </w:rPr>
        <w:t xml:space="preserve"> amplitudes.</w:t>
      </w:r>
      <w:r w:rsidRPr="005173EB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Thus</w:t>
      </w:r>
      <w:r w:rsidRPr="008A3BA0">
        <w:rPr>
          <w:rFonts w:ascii="Times New Roman" w:hAnsi="Times New Roman"/>
          <w:color w:val="000000"/>
          <w:sz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  <w:lang w:val="en-US"/>
        </w:rPr>
        <w:t>time</w:t>
      </w:r>
      <w:r w:rsidRPr="008A3BA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dependence</w:t>
      </w:r>
      <w:r w:rsidRPr="008A3BA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of</w:t>
      </w:r>
      <w:r w:rsidRPr="008A3BA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624" w:dyaOrig="360" w14:anchorId="561864D6">
          <v:shape id="_x0000_i1238" type="#_x0000_t75" style="width:31.5pt;height:18pt" o:ole="">
            <v:imagedata r:id="rId198" o:title=""/>
          </v:shape>
          <o:OLEObject Type="Embed" ProgID="Equation.DSMT4" ShapeID="_x0000_i1238" DrawAspect="Content" ObjectID="_1611678764" r:id="rId415"/>
        </w:object>
      </w:r>
      <w:r w:rsidRPr="008A3BA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is still considered.</w:t>
      </w:r>
      <w:r w:rsidRPr="008A3BA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Harmonics can be shifted by phase</w:t>
      </w:r>
      <w:r w:rsidRPr="008A3BA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276" w:dyaOrig="360" w14:anchorId="00E13F70">
          <v:shape id="_x0000_i1239" type="#_x0000_t75" style="width:13.5pt;height:18pt" o:ole="">
            <v:imagedata r:id="rId203" o:title=""/>
          </v:shape>
          <o:OLEObject Type="Embed" ProgID="Equation.DSMT4" ShapeID="_x0000_i1239" DrawAspect="Content" ObjectID="_1611678765" r:id="rId416"/>
        </w:object>
      </w:r>
      <w:r w:rsidRPr="008A3BA0">
        <w:rPr>
          <w:rFonts w:ascii="Times New Roman" w:hAnsi="Times New Roman"/>
          <w:color w:val="000000"/>
          <w:sz w:val="28"/>
          <w:lang w:val="en-US"/>
        </w:rPr>
        <w:t xml:space="preserve">. </w:t>
      </w:r>
      <w:r>
        <w:rPr>
          <w:rFonts w:ascii="Times New Roman" w:hAnsi="Times New Roman"/>
          <w:color w:val="000000"/>
          <w:sz w:val="28"/>
          <w:lang w:val="en-US"/>
        </w:rPr>
        <w:t xml:space="preserve">The main results are obtained for </w:t>
      </w:r>
      <w:r>
        <w:rPr>
          <w:rFonts w:ascii="Times New Roman" w:eastAsia="Calibri" w:hAnsi="Times New Roman" w:cs="Times New Roman"/>
          <w:color w:val="000000"/>
          <w:position w:val="-14"/>
          <w:sz w:val="28"/>
          <w:szCs w:val="20"/>
          <w:lang w:val="ru-RU" w:eastAsia="ru-RU"/>
        </w:rPr>
        <w:object w:dxaOrig="600" w:dyaOrig="384" w14:anchorId="5C4B6010">
          <v:shape id="_x0000_i1240" type="#_x0000_t75" style="width:30pt;height:19.5pt" o:ole="">
            <v:imagedata r:id="rId205" o:title=""/>
          </v:shape>
          <o:OLEObject Type="Embed" ProgID="Equation.DSMT4" ShapeID="_x0000_i1240" DrawAspect="Content" ObjectID="_1611678766" r:id="rId417"/>
        </w:object>
      </w:r>
      <w:r w:rsidRPr="00AF2CDC">
        <w:rPr>
          <w:rFonts w:ascii="Times New Roman" w:hAnsi="Times New Roman"/>
          <w:color w:val="000000"/>
          <w:sz w:val="28"/>
          <w:lang w:val="en-US"/>
        </w:rPr>
        <w:t>const. In</w:t>
      </w:r>
      <w:r w:rsidRPr="00086215">
        <w:rPr>
          <w:rFonts w:ascii="Times New Roman" w:hAnsi="Times New Roman"/>
          <w:color w:val="000000"/>
          <w:sz w:val="28"/>
          <w:lang w:val="en-US"/>
        </w:rPr>
        <w:t xml:space="preserve"> [1] </w:t>
      </w:r>
      <w:r>
        <w:rPr>
          <w:rFonts w:ascii="Times New Roman" w:hAnsi="Times New Roman"/>
          <w:color w:val="000000"/>
          <w:sz w:val="28"/>
          <w:lang w:val="en-US"/>
        </w:rPr>
        <w:t>the</w:t>
      </w:r>
      <w:r w:rsidRPr="00086215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case</w:t>
      </w:r>
      <w:r w:rsidRPr="00086215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of</w:t>
      </w:r>
      <w:r w:rsidRPr="00086215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480" w:dyaOrig="360" w14:anchorId="52B11E61">
          <v:shape id="_x0000_i1241" type="#_x0000_t75" style="width:24pt;height:18pt" o:ole="">
            <v:imagedata r:id="rId207" o:title=""/>
          </v:shape>
          <o:OLEObject Type="Embed" ProgID="Equation.DSMT4" ShapeID="_x0000_i1241" DrawAspect="Content" ObjectID="_1611678767" r:id="rId418"/>
        </w:object>
      </w:r>
      <w:r w:rsidRPr="00AF2CDC">
        <w:rPr>
          <w:rFonts w:ascii="Times New Roman" w:hAnsi="Times New Roman"/>
          <w:color w:val="000000"/>
          <w:sz w:val="28"/>
          <w:lang w:val="en-US"/>
        </w:rPr>
        <w:t>const</w:t>
      </w:r>
      <w:r w:rsidRPr="00086215">
        <w:rPr>
          <w:rFonts w:ascii="Times New Roman" w:hAnsi="Times New Roman"/>
          <w:color w:val="000000"/>
          <w:sz w:val="28"/>
          <w:lang w:val="en-US"/>
        </w:rPr>
        <w:t xml:space="preserve">., </w:t>
      </w: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684" w:dyaOrig="360" w14:anchorId="6FE74900">
          <v:shape id="_x0000_i1242" type="#_x0000_t75" style="width:34.5pt;height:18pt" o:ole="">
            <v:imagedata r:id="rId209" o:title=""/>
          </v:shape>
          <o:OLEObject Type="Embed" ProgID="Equation.DSMT4" ShapeID="_x0000_i1242" DrawAspect="Content" ObjectID="_1611678768" r:id="rId419"/>
        </w:object>
      </w:r>
      <w:r w:rsidRPr="00086215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is</w:t>
      </w:r>
      <w:r w:rsidRPr="00086215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 xml:space="preserve"> </w:t>
      </w:r>
      <w:r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considered</w:t>
      </w:r>
      <w:r w:rsidRPr="00086215">
        <w:rPr>
          <w:rFonts w:ascii="Times New Roman" w:hAnsi="Times New Roman"/>
          <w:color w:val="000000"/>
          <w:sz w:val="28"/>
          <w:lang w:val="en-US"/>
        </w:rPr>
        <w:t xml:space="preserve">. </w:t>
      </w:r>
    </w:p>
    <w:p w14:paraId="2D7B2A7E" w14:textId="77777777" w:rsidR="00164B4F" w:rsidRPr="00991199" w:rsidRDefault="00164B4F" w:rsidP="00086215">
      <w:pPr>
        <w:spacing w:line="240" w:lineRule="auto"/>
        <w:jc w:val="both"/>
        <w:outlineLvl w:val="0"/>
        <w:rPr>
          <w:rFonts w:ascii="Times New Roman" w:hAnsi="Times New Roman"/>
          <w:sz w:val="28"/>
          <w:szCs w:val="28"/>
          <w:lang w:val="en-US"/>
        </w:rPr>
      </w:pPr>
      <w:r w:rsidRPr="00991199">
        <w:rPr>
          <w:rFonts w:ascii="Times New Roman" w:hAnsi="Times New Roman"/>
          <w:color w:val="000000"/>
          <w:sz w:val="28"/>
          <w:lang w:val="en-US"/>
        </w:rPr>
        <w:t xml:space="preserve"> </w:t>
      </w:r>
    </w:p>
    <w:p w14:paraId="6919EDA7" w14:textId="77777777" w:rsidR="00991199" w:rsidRPr="00297659" w:rsidRDefault="00991199" w:rsidP="00991199">
      <w:pPr>
        <w:spacing w:line="240" w:lineRule="auto"/>
        <w:ind w:firstLine="720"/>
        <w:jc w:val="both"/>
        <w:outlineLvl w:val="0"/>
        <w:rPr>
          <w:rFonts w:ascii="Times New Roman" w:hAnsi="Times New Roman"/>
          <w:color w:val="000000"/>
          <w:sz w:val="28"/>
          <w:szCs w:val="20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To</w:t>
      </w:r>
      <w:r w:rsidRPr="000C0EC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make</w:t>
      </w:r>
      <w:r w:rsidRPr="000C0ECD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07972">
        <w:rPr>
          <w:rFonts w:ascii="Times New Roman" w:hAnsi="Times New Roman"/>
          <w:sz w:val="28"/>
          <w:szCs w:val="28"/>
          <w:lang w:val="en-US"/>
        </w:rPr>
        <w:t xml:space="preserve">a </w:t>
      </w:r>
      <w:r>
        <w:rPr>
          <w:rFonts w:ascii="Times New Roman" w:hAnsi="Times New Roman"/>
          <w:sz w:val="28"/>
          <w:szCs w:val="28"/>
          <w:lang w:val="en-US"/>
        </w:rPr>
        <w:t>clear</w:t>
      </w:r>
      <w:r w:rsidRPr="000C0EC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overview</w:t>
      </w:r>
      <w:r w:rsidRPr="000C0ECD">
        <w:rPr>
          <w:rFonts w:ascii="Times New Roman" w:hAnsi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sz w:val="28"/>
          <w:szCs w:val="28"/>
          <w:lang w:val="en-US"/>
        </w:rPr>
        <w:t>all values are normalized as follows. Distance</w:t>
      </w:r>
      <w:r w:rsidRPr="00D7506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will be measured in terms of </w:t>
      </w:r>
      <w:commentRangeStart w:id="36"/>
      <w:r w:rsidRPr="00802671">
        <w:rPr>
          <w:rFonts w:ascii="Times New Roman" w:eastAsia="Calibri" w:hAnsi="Times New Roman" w:cs="Times New Roman"/>
          <w:color w:val="000000" w:themeColor="text1"/>
          <w:position w:val="-12"/>
          <w:sz w:val="28"/>
          <w:szCs w:val="28"/>
          <w:lang w:val="ru-RU" w:eastAsia="ru-RU"/>
        </w:rPr>
        <w:object w:dxaOrig="1440" w:dyaOrig="384" w14:anchorId="16E87612">
          <v:shape id="_x0000_i1243" type="#_x0000_t75" style="width:1in;height:19.5pt" o:ole="">
            <v:imagedata r:id="rId16" o:title=""/>
          </v:shape>
          <o:OLEObject Type="Embed" ProgID="Equation.DSMT4" ShapeID="_x0000_i1243" DrawAspect="Content" ObjectID="_1611678769" r:id="rId420"/>
        </w:object>
      </w:r>
      <w:commentRangeEnd w:id="36"/>
      <w:r w:rsidR="00FC77B3">
        <w:rPr>
          <w:rStyle w:val="CommentReference"/>
        </w:rPr>
        <w:commentReference w:id="36"/>
      </w:r>
      <w:r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and time in  </w:t>
      </w:r>
      <w:r w:rsidRPr="00802671">
        <w:rPr>
          <w:rFonts w:ascii="Times New Roman" w:eastAsia="Calibri" w:hAnsi="Times New Roman" w:cs="Times New Roman"/>
          <w:color w:val="000000" w:themeColor="text1"/>
          <w:position w:val="-14"/>
          <w:sz w:val="28"/>
          <w:szCs w:val="28"/>
          <w:lang w:val="ru-RU" w:eastAsia="ru-RU"/>
        </w:rPr>
        <w:object w:dxaOrig="684" w:dyaOrig="384" w14:anchorId="6F0647C2">
          <v:shape id="_x0000_i1244" type="#_x0000_t75" style="width:34.5pt;height:19.5pt" o:ole="">
            <v:imagedata r:id="rId212" o:title=""/>
          </v:shape>
          <o:OLEObject Type="Embed" ProgID="Equation.DSMT4" ShapeID="_x0000_i1244" DrawAspect="Content" ObjectID="_1611678770" r:id="rId421"/>
        </w:object>
      </w:r>
      <w:r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where </w:t>
      </w:r>
      <w:r w:rsidRPr="00802671">
        <w:rPr>
          <w:rFonts w:ascii="Times New Roman" w:eastAsia="Calibri" w:hAnsi="Times New Roman" w:cs="Times New Roman"/>
          <w:color w:val="000000" w:themeColor="text1"/>
          <w:position w:val="-24"/>
          <w:sz w:val="28"/>
          <w:szCs w:val="28"/>
          <w:lang w:val="ru-RU" w:eastAsia="ru-RU"/>
        </w:rPr>
        <w:object w:dxaOrig="1200" w:dyaOrig="660" w14:anchorId="5EFBD8A8">
          <v:shape id="_x0000_i1245" type="#_x0000_t75" style="width:60pt;height:33pt" o:ole="">
            <v:imagedata r:id="rId214" o:title=""/>
          </v:shape>
          <o:OLEObject Type="Embed" ProgID="Equation.DSMT4" ShapeID="_x0000_i1245" DrawAspect="Content" ObjectID="_1611678771" r:id="rId422"/>
        </w:object>
      </w:r>
      <w:r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is a ground state energy; frequency will be measured in </w:t>
      </w:r>
      <w:r w:rsidRPr="00802671">
        <w:rPr>
          <w:rFonts w:ascii="Times New Roman" w:eastAsia="Calibri" w:hAnsi="Times New Roman" w:cs="Times New Roman"/>
          <w:color w:val="000000" w:themeColor="text1"/>
          <w:position w:val="-14"/>
          <w:sz w:val="28"/>
          <w:szCs w:val="28"/>
          <w:lang w:val="ru-RU" w:eastAsia="ru-RU"/>
        </w:rPr>
        <w:object w:dxaOrig="696" w:dyaOrig="384" w14:anchorId="7EB3968B">
          <v:shape id="_x0000_i1246" type="#_x0000_t75" style="width:34.5pt;height:19.5pt" o:ole="">
            <v:imagedata r:id="rId216" o:title=""/>
          </v:shape>
          <o:OLEObject Type="Embed" ProgID="Equation.DSMT4" ShapeID="_x0000_i1246" DrawAspect="Content" ObjectID="_1611678772" r:id="rId423"/>
        </w:object>
      </w:r>
      <w:r w:rsidRPr="0080267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electrical field in Keldysh’s units </w:t>
      </w:r>
      <w:r w:rsidRPr="00E2019D">
        <w:rPr>
          <w:rFonts w:ascii="Times New Roman" w:eastAsia="Calibri" w:hAnsi="Times New Roman" w:cs="Times New Roman"/>
          <w:color w:val="FFC000"/>
          <w:position w:val="-14"/>
          <w:sz w:val="28"/>
          <w:szCs w:val="28"/>
          <w:lang w:val="ru-RU" w:eastAsia="ru-RU"/>
        </w:rPr>
        <w:object w:dxaOrig="2424" w:dyaOrig="396" w14:anchorId="4AA359D1">
          <v:shape id="_x0000_i1247" type="#_x0000_t75" style="width:121.5pt;height:19.5pt" o:ole="">
            <v:imagedata r:id="rId218" o:title=""/>
          </v:shape>
          <o:OLEObject Type="Embed" ProgID="Equation.DSMT4" ShapeID="_x0000_i1247" DrawAspect="Content" ObjectID="_1611678773" r:id="rId424"/>
        </w:object>
      </w:r>
      <w:r w:rsidRPr="00E2019D">
        <w:rPr>
          <w:rFonts w:ascii="Times New Roman" w:hAnsi="Times New Roman"/>
          <w:color w:val="FFC000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Thus</w:t>
      </w:r>
      <w:r w:rsidRPr="00612A0B">
        <w:rPr>
          <w:rFonts w:ascii="Times New Roman" w:hAnsi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the</w:t>
      </w:r>
      <w:r w:rsidRPr="00612A0B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electrical field of each component is normalized on its own value. Then the</w:t>
      </w:r>
      <w:r w:rsidRPr="00297659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dimensionless quantities </w:t>
      </w:r>
      <w:r>
        <w:rPr>
          <w:rFonts w:ascii="Times New Roman" w:eastAsia="Calibri" w:hAnsi="Times New Roman" w:cs="Times New Roman"/>
          <w:color w:val="000000"/>
          <w:position w:val="-14"/>
          <w:sz w:val="28"/>
          <w:szCs w:val="28"/>
          <w:lang w:val="ru-RU" w:eastAsia="ru-RU"/>
        </w:rPr>
        <w:object w:dxaOrig="1500" w:dyaOrig="384" w14:anchorId="77B9828F">
          <v:shape id="_x0000_i1248" type="#_x0000_t75" style="width:75pt;height:19.5pt" o:ole="">
            <v:imagedata r:id="rId220" o:title=""/>
          </v:shape>
          <o:OLEObject Type="Embed" ProgID="Equation.DSMT4" ShapeID="_x0000_i1248" DrawAspect="Content" ObjectID="_1611678774" r:id="rId425"/>
        </w:object>
      </w:r>
      <w:r>
        <w:rPr>
          <w:rFonts w:ascii="Times New Roman" w:eastAsia="Calibri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will be used instead of</w:t>
      </w:r>
      <w:r w:rsidRPr="00297659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electrical</w:t>
      </w:r>
      <w:r w:rsidRPr="00297659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fields</w:t>
      </w:r>
      <w:r w:rsidRPr="00297659">
        <w:rPr>
          <w:rFonts w:ascii="Times New Roman" w:hAnsi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Hence, </w:t>
      </w:r>
      <w:r w:rsidRPr="00297659">
        <w:rPr>
          <w:rFonts w:ascii="Times New Roman" w:hAnsi="Times New Roman"/>
          <w:color w:val="000000"/>
          <w:sz w:val="28"/>
          <w:szCs w:val="28"/>
          <w:lang w:val="en-US"/>
        </w:rPr>
        <w:t>the Schrödinger equation for the continuous spectrum function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Calibri" w:hAnsi="Times New Roman" w:cs="Times New Roman"/>
          <w:color w:val="000000"/>
          <w:position w:val="-10"/>
          <w:sz w:val="28"/>
          <w:szCs w:val="20"/>
          <w:lang w:val="ru-RU" w:eastAsia="ru-RU"/>
        </w:rPr>
        <w:object w:dxaOrig="240" w:dyaOrig="264" w14:anchorId="22D2ADC6">
          <v:shape id="_x0000_i1249" type="#_x0000_t75" style="width:12pt;height:13.5pt" o:ole="">
            <v:imagedata r:id="rId222" o:title=""/>
          </v:shape>
          <o:OLEObject Type="Embed" ProgID="Equation.DSMT4" ShapeID="_x0000_i1249" DrawAspect="Content" ObjectID="_1611678775" r:id="rId426"/>
        </w:object>
      </w:r>
      <w:r w:rsidRPr="00297659">
        <w:rPr>
          <w:rFonts w:ascii="Times New Roman" w:hAnsi="Times New Roman"/>
          <w:color w:val="000000"/>
          <w:sz w:val="28"/>
          <w:szCs w:val="28"/>
          <w:lang w:val="en-US"/>
        </w:rPr>
        <w:t xml:space="preserve"> takes the </w:t>
      </w:r>
      <w:r>
        <w:rPr>
          <w:rFonts w:ascii="Times New Roman" w:hAnsi="Times New Roman"/>
          <w:color w:val="000000"/>
          <w:sz w:val="28"/>
          <w:szCs w:val="28"/>
          <w:lang w:val="en-US"/>
        </w:rPr>
        <w:t>form:</w:t>
      </w:r>
    </w:p>
    <w:p w14:paraId="22BEFD41" w14:textId="77777777" w:rsidR="00164B4F" w:rsidRPr="00ED1C26" w:rsidRDefault="00164B4F" w:rsidP="00164B4F">
      <w:pPr>
        <w:spacing w:line="240" w:lineRule="auto"/>
        <w:ind w:left="720"/>
        <w:jc w:val="right"/>
        <w:outlineLvl w:val="0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eastAsia="Calibri" w:hAnsi="Times New Roman" w:cs="Times New Roman"/>
          <w:color w:val="000000"/>
          <w:position w:val="-24"/>
          <w:sz w:val="28"/>
          <w:szCs w:val="20"/>
          <w:lang w:val="ru-RU" w:eastAsia="ru-RU"/>
        </w:rPr>
        <w:object w:dxaOrig="2916" w:dyaOrig="624" w14:anchorId="0761484B">
          <v:shape id="_x0000_i1250" type="#_x0000_t75" style="width:145.5pt;height:31.5pt" o:ole="">
            <v:imagedata r:id="rId385" o:title=""/>
          </v:shape>
          <o:OLEObject Type="Embed" ProgID="Equation.DSMT4" ShapeID="_x0000_i1250" DrawAspect="Content" ObjectID="_1611678776" r:id="rId427"/>
        </w:object>
      </w:r>
      <w:r w:rsidRPr="00ED1C26">
        <w:rPr>
          <w:rFonts w:ascii="Times New Roman" w:hAnsi="Times New Roman"/>
          <w:color w:val="000000"/>
          <w:sz w:val="28"/>
          <w:lang w:val="en-US"/>
        </w:rPr>
        <w:t xml:space="preserve">                                                   (1)</w:t>
      </w:r>
    </w:p>
    <w:p w14:paraId="14067B6F" w14:textId="77777777" w:rsidR="00164B4F" w:rsidRPr="00ED1C26" w:rsidRDefault="00164B4F" w:rsidP="00164B4F">
      <w:pPr>
        <w:spacing w:line="240" w:lineRule="auto"/>
        <w:ind w:left="720"/>
        <w:jc w:val="right"/>
        <w:outlineLvl w:val="0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eastAsia="Calibri" w:hAnsi="Times New Roman" w:cs="Times New Roman"/>
          <w:color w:val="000000"/>
          <w:position w:val="-14"/>
          <w:sz w:val="28"/>
          <w:szCs w:val="20"/>
          <w:lang w:val="ru-RU" w:eastAsia="ru-RU"/>
        </w:rPr>
        <w:object w:dxaOrig="5484" w:dyaOrig="396" w14:anchorId="3A1F2409">
          <v:shape id="_x0000_i1251" type="#_x0000_t75" style="width:274.5pt;height:19.5pt" o:ole="">
            <v:imagedata r:id="rId428" o:title=""/>
          </v:shape>
          <o:OLEObject Type="Embed" ProgID="Equation.DSMT4" ShapeID="_x0000_i1251" DrawAspect="Content" ObjectID="_1611678777" r:id="rId429"/>
        </w:object>
      </w:r>
      <w:r w:rsidR="000271F3" w:rsidRPr="00ED1C26">
        <w:rPr>
          <w:rFonts w:ascii="Times New Roman" w:eastAsia="Calibri" w:hAnsi="Times New Roman" w:cs="Times New Roman"/>
          <w:color w:val="000000"/>
          <w:sz w:val="28"/>
          <w:szCs w:val="20"/>
          <w:lang w:val="en-US" w:eastAsia="ru-RU"/>
        </w:rPr>
        <w:t>,</w:t>
      </w:r>
      <w:r w:rsidRPr="00ED1C26">
        <w:rPr>
          <w:rFonts w:ascii="Times New Roman" w:hAnsi="Times New Roman"/>
          <w:color w:val="000000"/>
          <w:sz w:val="28"/>
          <w:lang w:val="en-US"/>
        </w:rPr>
        <w:t xml:space="preserve">                                 (2)</w:t>
      </w:r>
    </w:p>
    <w:p w14:paraId="57BA1C7A" w14:textId="77777777" w:rsidR="00164B4F" w:rsidRPr="00AA34CE" w:rsidRDefault="000271F3" w:rsidP="00164B4F">
      <w:pPr>
        <w:spacing w:line="240" w:lineRule="auto"/>
        <w:jc w:val="both"/>
        <w:outlineLvl w:val="0"/>
        <w:rPr>
          <w:rFonts w:ascii="Times New Roman" w:hAnsi="Times New Roman"/>
          <w:color w:val="000000"/>
          <w:sz w:val="28"/>
          <w:szCs w:val="20"/>
          <w:lang w:val="en-US"/>
        </w:rPr>
      </w:pPr>
      <w:r w:rsidRPr="00EA4A28">
        <w:rPr>
          <w:rFonts w:ascii="Times New Roman" w:hAnsi="Times New Roman"/>
          <w:color w:val="000000"/>
          <w:sz w:val="28"/>
          <w:lang w:val="en-US"/>
        </w:rPr>
        <w:t>Where</w:t>
      </w:r>
      <w:r w:rsidR="00164B4F" w:rsidRPr="00EA4A2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64B4F"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1116" w:dyaOrig="384" w14:anchorId="57B64F59">
          <v:shape id="_x0000_i1252" type="#_x0000_t75" style="width:55.5pt;height:19.5pt" o:ole="">
            <v:imagedata r:id="rId430" o:title=""/>
          </v:shape>
          <o:OLEObject Type="Embed" ProgID="Equation.DSMT4" ShapeID="_x0000_i1252" DrawAspect="Content" ObjectID="_1611678778" r:id="rId431"/>
        </w:object>
      </w:r>
      <w:r w:rsidR="00164B4F" w:rsidRPr="00EA4A2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D4773D">
        <w:rPr>
          <w:rFonts w:ascii="Times New Roman" w:hAnsi="Times New Roman"/>
          <w:color w:val="000000"/>
          <w:sz w:val="28"/>
          <w:lang w:val="en-US"/>
        </w:rPr>
        <w:t xml:space="preserve">is </w:t>
      </w:r>
      <w:r w:rsidR="00407972">
        <w:rPr>
          <w:rFonts w:ascii="Times New Roman" w:hAnsi="Times New Roman"/>
          <w:color w:val="000000"/>
          <w:sz w:val="28"/>
          <w:lang w:val="en-US"/>
        </w:rPr>
        <w:t xml:space="preserve">the </w:t>
      </w:r>
      <w:r w:rsidR="00D4773D">
        <w:rPr>
          <w:rFonts w:ascii="Times New Roman" w:hAnsi="Times New Roman"/>
          <w:color w:val="000000"/>
          <w:sz w:val="28"/>
          <w:lang w:val="en-US"/>
        </w:rPr>
        <w:t>wave function of ground state</w:t>
      </w:r>
      <w:r w:rsidR="00EA4A28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E04295">
        <w:rPr>
          <w:rFonts w:ascii="Times New Roman" w:hAnsi="Times New Roman"/>
          <w:color w:val="000000"/>
          <w:sz w:val="28"/>
          <w:lang w:val="en-US"/>
        </w:rPr>
        <w:t xml:space="preserve">The factor </w:t>
      </w:r>
      <w:r w:rsidR="00161693"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264" w:dyaOrig="360" w14:anchorId="080F009F">
          <v:shape id="_x0000_i1253" type="#_x0000_t75" style="width:13.5pt;height:18pt" o:ole="">
            <v:imagedata r:id="rId432" o:title=""/>
          </v:shape>
          <o:OLEObject Type="Embed" ProgID="Equation.DSMT4" ShapeID="_x0000_i1253" DrawAspect="Content" ObjectID="_1611678779" r:id="rId433"/>
        </w:object>
      </w:r>
      <w:r w:rsidR="00E04295">
        <w:rPr>
          <w:rFonts w:ascii="Times New Roman" w:hAnsi="Times New Roman"/>
          <w:color w:val="000000"/>
          <w:sz w:val="28"/>
          <w:lang w:val="en-US"/>
        </w:rPr>
        <w:t xml:space="preserve"> is insignificant, since coefficients of obtained speed of ionization values will be determined </w:t>
      </w:r>
      <w:r w:rsidR="00162D3B">
        <w:rPr>
          <w:rFonts w:ascii="Times New Roman" w:hAnsi="Times New Roman"/>
          <w:color w:val="000000"/>
          <w:sz w:val="28"/>
          <w:lang w:val="en-US"/>
        </w:rPr>
        <w:t>correspondingly to a</w:t>
      </w:r>
      <w:r w:rsidR="00161693">
        <w:rPr>
          <w:rFonts w:ascii="Times New Roman" w:hAnsi="Times New Roman"/>
          <w:color w:val="000000"/>
          <w:sz w:val="28"/>
          <w:lang w:val="en-US"/>
        </w:rPr>
        <w:t>n</w:t>
      </w:r>
      <w:r w:rsidR="00162D3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61693">
        <w:rPr>
          <w:rFonts w:ascii="Times New Roman" w:hAnsi="Times New Roman"/>
          <w:color w:val="000000"/>
          <w:sz w:val="28"/>
          <w:lang w:val="en-US"/>
        </w:rPr>
        <w:t>experiment</w:t>
      </w:r>
      <w:r w:rsidR="00162D3B">
        <w:rPr>
          <w:rFonts w:ascii="Times New Roman" w:hAnsi="Times New Roman"/>
          <w:color w:val="000000"/>
          <w:sz w:val="28"/>
          <w:lang w:val="en-US"/>
        </w:rPr>
        <w:t>.</w:t>
      </w:r>
      <w:r w:rsidR="00164B4F" w:rsidRPr="00367D2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61693" w:rsidRPr="00161693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93AF5">
        <w:rPr>
          <w:rFonts w:ascii="Times New Roman" w:hAnsi="Times New Roman"/>
          <w:color w:val="000000"/>
          <w:sz w:val="28"/>
          <w:lang w:val="en-US"/>
        </w:rPr>
        <w:t>It</w:t>
      </w:r>
      <w:r w:rsidR="00293AF5" w:rsidRPr="00C070C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93AF5">
        <w:rPr>
          <w:rFonts w:ascii="Times New Roman" w:hAnsi="Times New Roman"/>
          <w:color w:val="000000"/>
          <w:sz w:val="28"/>
          <w:lang w:val="en-US"/>
        </w:rPr>
        <w:t>is</w:t>
      </w:r>
      <w:r w:rsidR="00293AF5" w:rsidRPr="00C070C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93AF5">
        <w:rPr>
          <w:rFonts w:ascii="Times New Roman" w:hAnsi="Times New Roman"/>
          <w:color w:val="000000"/>
          <w:sz w:val="28"/>
          <w:lang w:val="en-US"/>
        </w:rPr>
        <w:t>only</w:t>
      </w:r>
      <w:r w:rsidR="00293AF5" w:rsidRPr="00C070C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93AF5">
        <w:rPr>
          <w:rFonts w:ascii="Times New Roman" w:hAnsi="Times New Roman"/>
          <w:color w:val="000000"/>
          <w:sz w:val="28"/>
          <w:lang w:val="en-US"/>
        </w:rPr>
        <w:t>important</w:t>
      </w:r>
      <w:r w:rsidR="00293AF5" w:rsidRPr="00C070C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93AF5">
        <w:rPr>
          <w:rFonts w:ascii="Times New Roman" w:hAnsi="Times New Roman"/>
          <w:color w:val="000000"/>
          <w:sz w:val="28"/>
          <w:lang w:val="en-US"/>
        </w:rPr>
        <w:t>that</w:t>
      </w:r>
      <w:r w:rsidR="00293AF5" w:rsidRPr="00C070C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93AF5">
        <w:rPr>
          <w:rFonts w:ascii="Times New Roman" w:hAnsi="Times New Roman"/>
          <w:color w:val="000000"/>
          <w:sz w:val="28"/>
          <w:lang w:val="en-US"/>
        </w:rPr>
        <w:t>constant</w:t>
      </w:r>
      <w:r w:rsidR="00164B4F" w:rsidRPr="00C070C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64B4F"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264" w:dyaOrig="360" w14:anchorId="42978DD5">
          <v:shape id="_x0000_i1254" type="#_x0000_t75" style="width:13.5pt;height:18pt" o:ole="">
            <v:imagedata r:id="rId434" o:title=""/>
          </v:shape>
          <o:OLEObject Type="Embed" ProgID="Equation.DSMT4" ShapeID="_x0000_i1254" DrawAspect="Content" ObjectID="_1611678780" r:id="rId435"/>
        </w:object>
      </w:r>
      <w:r w:rsidR="00164B4F" w:rsidRPr="00C070C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070C4">
        <w:rPr>
          <w:rFonts w:ascii="Times New Roman" w:hAnsi="Times New Roman"/>
          <w:color w:val="000000"/>
          <w:sz w:val="28"/>
          <w:lang w:val="en-US"/>
        </w:rPr>
        <w:t>is independent on parameters of</w:t>
      </w:r>
      <w:r w:rsidR="00407972">
        <w:rPr>
          <w:rFonts w:ascii="Times New Roman" w:hAnsi="Times New Roman"/>
          <w:color w:val="000000"/>
          <w:sz w:val="28"/>
          <w:lang w:val="en-US"/>
        </w:rPr>
        <w:t xml:space="preserve"> the</w:t>
      </w:r>
      <w:r w:rsidR="00C070C4">
        <w:rPr>
          <w:rFonts w:ascii="Times New Roman" w:hAnsi="Times New Roman"/>
          <w:color w:val="000000"/>
          <w:sz w:val="28"/>
          <w:lang w:val="en-US"/>
        </w:rPr>
        <w:t xml:space="preserve"> electromagnetic wave, </w:t>
      </w:r>
      <w:r w:rsidR="00D60490">
        <w:rPr>
          <w:rFonts w:ascii="Times New Roman" w:hAnsi="Times New Roman"/>
          <w:color w:val="000000"/>
          <w:sz w:val="28"/>
          <w:lang w:val="en-US"/>
        </w:rPr>
        <w:t>mainly on its frequency</w:t>
      </w:r>
      <w:r w:rsidR="00C070C4" w:rsidRPr="00C83D86">
        <w:rPr>
          <w:rFonts w:ascii="Times New Roman" w:hAnsi="Times New Roman"/>
          <w:color w:val="000000" w:themeColor="text1"/>
          <w:sz w:val="28"/>
          <w:lang w:val="en-US"/>
        </w:rPr>
        <w:t>.</w:t>
      </w:r>
      <w:r w:rsidR="00164B4F" w:rsidRPr="00C83D86">
        <w:rPr>
          <w:rFonts w:ascii="Times New Roman" w:hAnsi="Times New Roman"/>
          <w:color w:val="000000" w:themeColor="text1"/>
          <w:sz w:val="28"/>
          <w:lang w:val="en-US"/>
        </w:rPr>
        <w:t xml:space="preserve"> </w:t>
      </w:r>
      <w:r w:rsidR="00C83D86">
        <w:rPr>
          <w:rFonts w:ascii="Times New Roman" w:hAnsi="Times New Roman"/>
          <w:color w:val="000000" w:themeColor="text1"/>
          <w:sz w:val="28"/>
          <w:lang w:val="en-US"/>
        </w:rPr>
        <w:t>Function</w:t>
      </w:r>
      <w:r w:rsidR="00ED1C26">
        <w:rPr>
          <w:rFonts w:ascii="Times New Roman" w:hAnsi="Times New Roman"/>
          <w:color w:val="000000" w:themeColor="text1"/>
          <w:sz w:val="28"/>
          <w:lang w:val="en-US"/>
        </w:rPr>
        <w:t xml:space="preserve"> </w:t>
      </w:r>
      <w:r w:rsidR="00ED1C26" w:rsidRPr="00C83D86">
        <w:rPr>
          <w:rFonts w:ascii="Times New Roman" w:eastAsia="Calibri" w:hAnsi="Times New Roman" w:cs="Times New Roman"/>
          <w:color w:val="000000" w:themeColor="text1"/>
          <w:position w:val="-14"/>
          <w:sz w:val="28"/>
          <w:szCs w:val="20"/>
          <w:lang w:val="ru-RU" w:eastAsia="ru-RU"/>
        </w:rPr>
        <w:object w:dxaOrig="1020" w:dyaOrig="396" w14:anchorId="4B28F573">
          <v:shape id="_x0000_i1255" type="#_x0000_t75" style="width:51pt;height:19.5pt" o:ole="">
            <v:imagedata r:id="rId436" o:title=""/>
          </v:shape>
          <o:OLEObject Type="Embed" ProgID="Equation.DSMT4" ShapeID="_x0000_i1255" DrawAspect="Content" ObjectID="_1611678781" r:id="rId437"/>
        </w:object>
      </w:r>
      <w:r w:rsidR="00C83D86" w:rsidRPr="00ED1C26">
        <w:rPr>
          <w:rFonts w:ascii="Times New Roman" w:hAnsi="Times New Roman"/>
          <w:color w:val="000000" w:themeColor="text1"/>
          <w:sz w:val="28"/>
          <w:lang w:val="en-US"/>
        </w:rPr>
        <w:t xml:space="preserve"> </w:t>
      </w:r>
      <w:r w:rsidR="00C83D86">
        <w:rPr>
          <w:rFonts w:ascii="Times New Roman" w:hAnsi="Times New Roman"/>
          <w:color w:val="000000" w:themeColor="text1"/>
          <w:sz w:val="28"/>
          <w:lang w:val="en-US"/>
        </w:rPr>
        <w:t>doesn</w:t>
      </w:r>
      <w:r w:rsidR="00C83D86" w:rsidRPr="00ED1C26">
        <w:rPr>
          <w:rFonts w:ascii="Times New Roman" w:hAnsi="Times New Roman"/>
          <w:color w:val="000000" w:themeColor="text1"/>
          <w:sz w:val="28"/>
          <w:lang w:val="en-US"/>
        </w:rPr>
        <w:t>’</w:t>
      </w:r>
      <w:r w:rsidR="00C83D86">
        <w:rPr>
          <w:rFonts w:ascii="Times New Roman" w:hAnsi="Times New Roman"/>
          <w:color w:val="000000" w:themeColor="text1"/>
          <w:sz w:val="28"/>
          <w:lang w:val="en-US"/>
        </w:rPr>
        <w:t>t</w:t>
      </w:r>
      <w:r w:rsidR="00C83D86" w:rsidRPr="00ED1C26">
        <w:rPr>
          <w:rFonts w:ascii="Times New Roman" w:hAnsi="Times New Roman"/>
          <w:color w:val="000000" w:themeColor="text1"/>
          <w:sz w:val="28"/>
          <w:lang w:val="en-US"/>
        </w:rPr>
        <w:t xml:space="preserve"> </w:t>
      </w:r>
      <w:r w:rsidR="00C83D86">
        <w:rPr>
          <w:rFonts w:ascii="Times New Roman" w:hAnsi="Times New Roman"/>
          <w:color w:val="000000" w:themeColor="text1"/>
          <w:sz w:val="28"/>
          <w:lang w:val="en-US"/>
        </w:rPr>
        <w:t>have</w:t>
      </w:r>
      <w:r w:rsidR="00ED1C26" w:rsidRPr="00ED1C26">
        <w:rPr>
          <w:rFonts w:ascii="Times New Roman" w:hAnsi="Times New Roman"/>
          <w:color w:val="000000" w:themeColor="text1"/>
          <w:sz w:val="28"/>
          <w:lang w:val="en-US"/>
        </w:rPr>
        <w:t xml:space="preserve"> </w:t>
      </w:r>
      <w:r w:rsidR="00ED1C26">
        <w:rPr>
          <w:rFonts w:ascii="Times New Roman" w:hAnsi="Times New Roman"/>
          <w:color w:val="000000" w:themeColor="text1"/>
          <w:sz w:val="28"/>
          <w:lang w:val="en-US"/>
        </w:rPr>
        <w:t>component</w:t>
      </w:r>
      <w:r w:rsidR="00ED1C26" w:rsidRPr="00ED1C26">
        <w:rPr>
          <w:rFonts w:ascii="Times New Roman" w:hAnsi="Times New Roman"/>
          <w:color w:val="000000" w:themeColor="text1"/>
          <w:sz w:val="28"/>
          <w:lang w:val="en-US"/>
        </w:rPr>
        <w:t xml:space="preserve"> </w:t>
      </w:r>
      <w:r w:rsidR="00ED1C26">
        <w:rPr>
          <w:rFonts w:ascii="Times New Roman" w:hAnsi="Times New Roman"/>
          <w:color w:val="000000" w:themeColor="text1"/>
          <w:sz w:val="28"/>
          <w:lang w:val="en-US"/>
        </w:rPr>
        <w:t xml:space="preserve">along </w:t>
      </w:r>
      <w:r w:rsidR="00ED1C26" w:rsidRPr="00C83D86">
        <w:rPr>
          <w:rFonts w:ascii="Times New Roman" w:eastAsia="Calibri" w:hAnsi="Times New Roman" w:cs="Times New Roman"/>
          <w:color w:val="000000" w:themeColor="text1"/>
          <w:position w:val="-12"/>
          <w:sz w:val="28"/>
          <w:szCs w:val="20"/>
          <w:lang w:val="ru-RU" w:eastAsia="ru-RU"/>
        </w:rPr>
        <w:object w:dxaOrig="300" w:dyaOrig="360" w14:anchorId="7D5D2B25">
          <v:shape id="_x0000_i1256" type="#_x0000_t75" style="width:15pt;height:18pt" o:ole="">
            <v:imagedata r:id="rId438" o:title=""/>
          </v:shape>
          <o:OLEObject Type="Embed" ProgID="Equation.DSMT4" ShapeID="_x0000_i1256" DrawAspect="Content" ObjectID="_1611678782" r:id="rId439"/>
        </w:object>
      </w:r>
      <w:r w:rsidR="00ED1C26" w:rsidRPr="00ED1C26">
        <w:rPr>
          <w:rFonts w:ascii="Times New Roman" w:hAnsi="Times New Roman"/>
          <w:color w:val="000000" w:themeColor="text1"/>
          <w:sz w:val="28"/>
          <w:lang w:val="en-US"/>
        </w:rPr>
        <w:t xml:space="preserve"> </w:t>
      </w:r>
      <w:r w:rsidR="00ED1C26">
        <w:rPr>
          <w:rFonts w:ascii="Times New Roman" w:hAnsi="Times New Roman"/>
          <w:color w:val="000000" w:themeColor="text1"/>
          <w:sz w:val="28"/>
          <w:lang w:val="en-US"/>
        </w:rPr>
        <w:t>in</w:t>
      </w:r>
      <w:r w:rsidR="00ED1C26" w:rsidRPr="00ED1C26">
        <w:rPr>
          <w:rFonts w:ascii="Times New Roman" w:hAnsi="Times New Roman"/>
          <w:color w:val="000000" w:themeColor="text1"/>
          <w:sz w:val="28"/>
          <w:lang w:val="en-US"/>
        </w:rPr>
        <w:t xml:space="preserve"> </w:t>
      </w:r>
      <w:r w:rsidR="004B14FE">
        <w:rPr>
          <w:rFonts w:ascii="Times New Roman" w:hAnsi="Times New Roman"/>
          <w:color w:val="000000" w:themeColor="text1"/>
          <w:sz w:val="28"/>
          <w:lang w:val="en-US"/>
        </w:rPr>
        <w:t xml:space="preserve">space of </w:t>
      </w:r>
      <w:r w:rsidR="00ED1C26" w:rsidRPr="00ED1C26">
        <w:rPr>
          <w:rFonts w:ascii="Times New Roman" w:hAnsi="Times New Roman"/>
          <w:color w:val="000000" w:themeColor="text1"/>
          <w:sz w:val="28"/>
          <w:lang w:val="en-US"/>
        </w:rPr>
        <w:t>function</w:t>
      </w:r>
      <w:r w:rsidR="004B14FE">
        <w:rPr>
          <w:rFonts w:ascii="Times New Roman" w:hAnsi="Times New Roman"/>
          <w:color w:val="000000" w:themeColor="text1"/>
          <w:sz w:val="28"/>
          <w:lang w:val="en-US"/>
        </w:rPr>
        <w:t>s</w:t>
      </w:r>
      <w:r w:rsidR="00ED1C26" w:rsidRPr="00ED1C26">
        <w:rPr>
          <w:rFonts w:ascii="Times New Roman" w:hAnsi="Times New Roman"/>
          <w:color w:val="000000" w:themeColor="text1"/>
          <w:sz w:val="28"/>
          <w:lang w:val="en-US"/>
        </w:rPr>
        <w:t xml:space="preserve">, </w:t>
      </w:r>
      <w:r w:rsidR="00ED1C26">
        <w:rPr>
          <w:rFonts w:ascii="Times New Roman" w:hAnsi="Times New Roman"/>
          <w:color w:val="000000" w:themeColor="text1"/>
          <w:sz w:val="28"/>
          <w:lang w:val="en-US"/>
        </w:rPr>
        <w:t>since</w:t>
      </w:r>
      <w:r w:rsidR="00ED1C26" w:rsidRPr="00ED1C26">
        <w:rPr>
          <w:rFonts w:ascii="Times New Roman" w:hAnsi="Times New Roman"/>
          <w:color w:val="000000" w:themeColor="text1"/>
          <w:sz w:val="28"/>
          <w:lang w:val="en-US"/>
        </w:rPr>
        <w:t xml:space="preserve"> </w:t>
      </w:r>
      <w:r w:rsidR="00ED1C26" w:rsidRPr="00C83D86">
        <w:rPr>
          <w:rFonts w:ascii="Times New Roman" w:eastAsia="Calibri" w:hAnsi="Times New Roman" w:cs="Times New Roman"/>
          <w:color w:val="000000" w:themeColor="text1"/>
          <w:position w:val="-16"/>
          <w:sz w:val="28"/>
          <w:szCs w:val="20"/>
          <w:lang w:val="ru-RU" w:eastAsia="ru-RU"/>
        </w:rPr>
        <w:object w:dxaOrig="2136" w:dyaOrig="444" w14:anchorId="7A4D19A2">
          <v:shape id="_x0000_i1257" type="#_x0000_t75" style="width:106.5pt;height:22.5pt" o:ole="">
            <v:imagedata r:id="rId440" o:title=""/>
          </v:shape>
          <o:OLEObject Type="Embed" ProgID="Equation.DSMT4" ShapeID="_x0000_i1257" DrawAspect="Content" ObjectID="_1611678783" r:id="rId441"/>
        </w:object>
      </w:r>
      <w:r w:rsidR="004B14FE" w:rsidRPr="006A7868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6A7868">
        <w:rPr>
          <w:rFonts w:ascii="Times New Roman" w:hAnsi="Times New Roman"/>
          <w:color w:val="000000"/>
          <w:sz w:val="28"/>
          <w:lang w:val="en-US"/>
        </w:rPr>
        <w:t xml:space="preserve">This fact was taken into account in (1). </w:t>
      </w:r>
      <w:r w:rsidR="00AA34CE">
        <w:rPr>
          <w:rFonts w:ascii="Times New Roman" w:hAnsi="Times New Roman"/>
          <w:color w:val="000000"/>
          <w:sz w:val="28"/>
          <w:lang w:val="en-US"/>
        </w:rPr>
        <w:t>After Fourier</w:t>
      </w:r>
      <w:r w:rsidR="00AA34CE" w:rsidRPr="00AA34CE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A34CE">
        <w:rPr>
          <w:rFonts w:ascii="Times New Roman" w:hAnsi="Times New Roman"/>
          <w:color w:val="000000"/>
          <w:sz w:val="28"/>
          <w:lang w:val="en-US"/>
        </w:rPr>
        <w:t>transform</w:t>
      </w:r>
      <w:r w:rsidR="00AA34CE" w:rsidRPr="00AA34CE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A34CE">
        <w:rPr>
          <w:rFonts w:ascii="Times New Roman" w:eastAsia="Calibri" w:hAnsi="Times New Roman" w:cs="Times New Roman"/>
          <w:color w:val="000000"/>
          <w:position w:val="-16"/>
          <w:sz w:val="28"/>
          <w:szCs w:val="20"/>
          <w:lang w:val="ru-RU" w:eastAsia="ru-RU"/>
        </w:rPr>
        <w:object w:dxaOrig="1464" w:dyaOrig="444" w14:anchorId="7ADD4AF8">
          <v:shape id="_x0000_i1258" type="#_x0000_t75" style="width:73.5pt;height:22.5pt" o:ole="">
            <v:imagedata r:id="rId442" o:title=""/>
          </v:shape>
          <o:OLEObject Type="Embed" ProgID="Equation.DSMT4" ShapeID="_x0000_i1258" DrawAspect="Content" ObjectID="_1611678784" r:id="rId443"/>
        </w:object>
      </w:r>
      <w:r w:rsidR="00AA34CE">
        <w:rPr>
          <w:rFonts w:ascii="Times New Roman" w:hAnsi="Times New Roman"/>
          <w:color w:val="000000"/>
          <w:sz w:val="28"/>
          <w:lang w:val="en-US"/>
        </w:rPr>
        <w:t>in</w:t>
      </w:r>
      <w:r w:rsidR="00AA34CE" w:rsidRPr="00AA34CE">
        <w:rPr>
          <w:rFonts w:ascii="Times New Roman" w:hAnsi="Times New Roman"/>
          <w:color w:val="000000"/>
          <w:sz w:val="28"/>
          <w:lang w:val="en-US"/>
        </w:rPr>
        <w:t xml:space="preserve"> (1)</w:t>
      </w:r>
      <w:r w:rsidR="00AA34CE">
        <w:rPr>
          <w:rFonts w:ascii="Times New Roman" w:hAnsi="Times New Roman"/>
          <w:color w:val="000000"/>
          <w:sz w:val="28"/>
          <w:lang w:val="en-US"/>
        </w:rPr>
        <w:t xml:space="preserve"> we get </w:t>
      </w:r>
    </w:p>
    <w:p w14:paraId="19E35548" w14:textId="77777777" w:rsidR="00164B4F" w:rsidRPr="00BE2FE3" w:rsidRDefault="00164B4F" w:rsidP="00164B4F">
      <w:pPr>
        <w:spacing w:line="240" w:lineRule="auto"/>
        <w:jc w:val="right"/>
        <w:rPr>
          <w:rFonts w:ascii="Times New Roman" w:hAnsi="Times New Roman"/>
          <w:color w:val="000000"/>
          <w:sz w:val="28"/>
          <w:lang w:val="ru-RU"/>
        </w:rPr>
      </w:pPr>
      <w:r>
        <w:rPr>
          <w:rFonts w:ascii="Times New Roman" w:eastAsia="Calibri" w:hAnsi="Times New Roman" w:cs="Times New Roman"/>
          <w:color w:val="000000"/>
          <w:position w:val="-14"/>
          <w:sz w:val="28"/>
          <w:szCs w:val="20"/>
          <w:lang w:val="ru-RU" w:eastAsia="ru-RU"/>
        </w:rPr>
        <w:object w:dxaOrig="4344" w:dyaOrig="396" w14:anchorId="1691F452">
          <v:shape id="_x0000_i1259" type="#_x0000_t75" style="width:217.5pt;height:19.5pt" o:ole="">
            <v:imagedata r:id="rId387" o:title=""/>
          </v:shape>
          <o:OLEObject Type="Embed" ProgID="Equation.DSMT4" ShapeID="_x0000_i1259" DrawAspect="Content" ObjectID="_1611678785" r:id="rId444"/>
        </w:object>
      </w:r>
      <w:r w:rsidRPr="00BE2FE3">
        <w:rPr>
          <w:rFonts w:ascii="Times New Roman" w:hAnsi="Times New Roman"/>
          <w:color w:val="000000"/>
          <w:sz w:val="28"/>
          <w:lang w:val="ru-RU"/>
        </w:rPr>
        <w:t xml:space="preserve">                                       (3)</w:t>
      </w:r>
    </w:p>
    <w:p w14:paraId="414B6048" w14:textId="77777777" w:rsidR="00164B4F" w:rsidRDefault="00164B4F" w:rsidP="00164B4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28"/>
          <w:sz w:val="28"/>
          <w:szCs w:val="20"/>
          <w:lang w:val="ru-RU" w:eastAsia="ru-RU"/>
        </w:rPr>
        <w:object w:dxaOrig="1440" w:dyaOrig="696" w14:anchorId="7856BABD">
          <v:shape id="_x0000_i1260" type="#_x0000_t75" style="width:1in;height:34.5pt" o:ole="">
            <v:imagedata r:id="rId389" o:title=""/>
          </v:shape>
          <o:OLEObject Type="Embed" ProgID="Equation.DSMT4" ShapeID="_x0000_i1260" DrawAspect="Content" ObjectID="_1611678786" r:id="rId445"/>
        </w:object>
      </w:r>
    </w:p>
    <w:p w14:paraId="03B97BAF" w14:textId="77777777" w:rsidR="00164B4F" w:rsidRPr="00AA34CE" w:rsidRDefault="00AA34CE" w:rsidP="00164B4F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After</w:t>
      </w:r>
      <w:r w:rsidRPr="00AA34C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solving</w:t>
      </w:r>
      <w:r w:rsidRPr="00AA34CE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64B4F" w:rsidRPr="00AA34CE">
        <w:rPr>
          <w:rFonts w:ascii="Times New Roman" w:hAnsi="Times New Roman"/>
          <w:color w:val="000000"/>
          <w:sz w:val="28"/>
          <w:lang w:val="en-US"/>
        </w:rPr>
        <w:t xml:space="preserve">(3) </w:t>
      </w:r>
      <w:r>
        <w:rPr>
          <w:rFonts w:ascii="Times New Roman" w:hAnsi="Times New Roman"/>
          <w:color w:val="000000"/>
          <w:sz w:val="28"/>
          <w:lang w:val="en-US"/>
        </w:rPr>
        <w:t xml:space="preserve">in </w:t>
      </w:r>
      <w:r w:rsidR="00407972">
        <w:rPr>
          <w:rFonts w:ascii="Times New Roman" w:hAnsi="Times New Roman"/>
          <w:color w:val="000000"/>
          <w:sz w:val="28"/>
          <w:lang w:val="en-US"/>
        </w:rPr>
        <w:t xml:space="preserve">an </w:t>
      </w:r>
      <w:r>
        <w:rPr>
          <w:rFonts w:ascii="Times New Roman" w:hAnsi="Times New Roman"/>
          <w:color w:val="000000"/>
          <w:sz w:val="28"/>
          <w:lang w:val="en-US"/>
        </w:rPr>
        <w:t>usual way with characteristics in</w:t>
      </w:r>
      <w:r w:rsidR="00164B4F">
        <w:rPr>
          <w:rFonts w:ascii="Times New Roman" w:eastAsia="Calibri" w:hAnsi="Times New Roman" w:cs="Times New Roman"/>
          <w:color w:val="000000"/>
          <w:position w:val="-6"/>
          <w:sz w:val="28"/>
          <w:szCs w:val="20"/>
          <w:lang w:val="ru-RU" w:eastAsia="ru-RU"/>
        </w:rPr>
        <w:object w:dxaOrig="204" w:dyaOrig="276" w14:anchorId="3246D368">
          <v:shape id="_x0000_i1261" type="#_x0000_t75" style="width:10.5pt;height:13.5pt" o:ole="">
            <v:imagedata r:id="rId446" o:title=""/>
          </v:shape>
          <o:OLEObject Type="Embed" ProgID="Equation.DSMT4" ShapeID="_x0000_i1261" DrawAspect="Content" ObjectID="_1611678787" r:id="rId447"/>
        </w:object>
      </w:r>
      <w:r w:rsidR="00164B4F" w:rsidRPr="00AA34C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space with zero initial data we have</w:t>
      </w:r>
    </w:p>
    <w:p w14:paraId="7DCA8DA9" w14:textId="77777777" w:rsidR="00164B4F" w:rsidRDefault="00164B4F" w:rsidP="00164B4F">
      <w:pPr>
        <w:spacing w:line="240" w:lineRule="auto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2"/>
          <w:sz w:val="28"/>
          <w:szCs w:val="20"/>
          <w:lang w:val="ru-RU" w:eastAsia="ru-RU"/>
        </w:rPr>
        <w:object w:dxaOrig="6216" w:dyaOrig="876" w14:anchorId="6229023D">
          <v:shape id="_x0000_i1262" type="#_x0000_t75" style="width:311.25pt;height:43.5pt" o:ole="">
            <v:imagedata r:id="rId391" o:title=""/>
          </v:shape>
          <o:OLEObject Type="Embed" ProgID="Equation.DSMT4" ShapeID="_x0000_i1262" DrawAspect="Content" ObjectID="_1611678788" r:id="rId448"/>
        </w:object>
      </w:r>
      <w:r>
        <w:rPr>
          <w:rFonts w:ascii="Times New Roman" w:hAnsi="Times New Roman"/>
          <w:color w:val="000000"/>
          <w:sz w:val="28"/>
        </w:rPr>
        <w:t xml:space="preserve">                 (4)</w:t>
      </w:r>
    </w:p>
    <w:p w14:paraId="5EA98939" w14:textId="77777777" w:rsidR="00164B4F" w:rsidRDefault="00164B4F" w:rsidP="00164B4F">
      <w:pPr>
        <w:spacing w:line="240" w:lineRule="auto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10"/>
          <w:sz w:val="28"/>
          <w:szCs w:val="20"/>
          <w:lang w:val="ru-RU" w:eastAsia="ru-RU"/>
        </w:rPr>
        <w:object w:dxaOrig="1824" w:dyaOrig="360" w14:anchorId="5A47C69C">
          <v:shape id="_x0000_i1263" type="#_x0000_t75" style="width:91.5pt;height:18pt" o:ole="">
            <v:imagedata r:id="rId393" o:title=""/>
          </v:shape>
          <o:OLEObject Type="Embed" ProgID="Equation.DSMT4" ShapeID="_x0000_i1263" DrawAspect="Content" ObjectID="_1611678789" r:id="rId449"/>
        </w:object>
      </w:r>
      <w:r>
        <w:rPr>
          <w:rFonts w:ascii="Times New Roman" w:hAnsi="Times New Roman"/>
          <w:color w:val="000000"/>
          <w:sz w:val="28"/>
        </w:rPr>
        <w:t>,                                                  (5)</w:t>
      </w:r>
    </w:p>
    <w:p w14:paraId="2902413A" w14:textId="77777777" w:rsidR="00164B4F" w:rsidRDefault="00164B4F" w:rsidP="00164B4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2"/>
          <w:sz w:val="28"/>
          <w:szCs w:val="20"/>
          <w:lang w:val="ru-RU" w:eastAsia="ru-RU"/>
        </w:rPr>
        <w:object w:dxaOrig="5604" w:dyaOrig="744" w14:anchorId="0E9B3075">
          <v:shape id="_x0000_i1264" type="#_x0000_t75" style="width:280.5pt;height:37.5pt" o:ole="">
            <v:imagedata r:id="rId450" o:title=""/>
          </v:shape>
          <o:OLEObject Type="Embed" ProgID="Equation.DSMT4" ShapeID="_x0000_i1264" DrawAspect="Content" ObjectID="_1611678790" r:id="rId451"/>
        </w:object>
      </w:r>
    </w:p>
    <w:p w14:paraId="568D08AA" w14:textId="77777777" w:rsidR="00164B4F" w:rsidRPr="003D6631" w:rsidRDefault="00164B4F" w:rsidP="00164B4F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</w:rPr>
        <w:tab/>
      </w:r>
      <w:r w:rsidR="00103007" w:rsidRPr="00103007">
        <w:rPr>
          <w:rFonts w:ascii="Times New Roman" w:hAnsi="Times New Roman"/>
          <w:color w:val="000000"/>
          <w:sz w:val="28"/>
          <w:lang w:val="en-US"/>
        </w:rPr>
        <w:t xml:space="preserve">Since our main interest is dependence of </w:t>
      </w:r>
      <w:r>
        <w:rPr>
          <w:rFonts w:ascii="Times New Roman" w:eastAsia="Calibri" w:hAnsi="Times New Roman" w:cs="Times New Roman"/>
          <w:color w:val="000000"/>
          <w:position w:val="-16"/>
          <w:sz w:val="28"/>
          <w:szCs w:val="20"/>
          <w:lang w:val="ru-RU" w:eastAsia="ru-RU"/>
        </w:rPr>
        <w:object w:dxaOrig="1104" w:dyaOrig="444" w14:anchorId="729EAD8D">
          <v:shape id="_x0000_i1265" type="#_x0000_t75" style="width:55.5pt;height:22.5pt" o:ole="">
            <v:imagedata r:id="rId452" o:title=""/>
          </v:shape>
          <o:OLEObject Type="Embed" ProgID="Equation.DSMT4" ShapeID="_x0000_i1265" DrawAspect="Content" ObjectID="_1611678791" r:id="rId453"/>
        </w:object>
      </w:r>
      <w:r w:rsidRPr="00103007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3D6631">
        <w:rPr>
          <w:rFonts w:ascii="Times New Roman" w:hAnsi="Times New Roman"/>
          <w:color w:val="000000"/>
          <w:sz w:val="28"/>
          <w:lang w:val="en-US"/>
        </w:rPr>
        <w:t>then factors of type</w:t>
      </w: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516" w:dyaOrig="384" w14:anchorId="4C74EB24">
          <v:shape id="_x0000_i1266" type="#_x0000_t75" style="width:25.5pt;height:19.5pt" o:ole="">
            <v:imagedata r:id="rId454" o:title=""/>
          </v:shape>
          <o:OLEObject Type="Embed" ProgID="Equation.DSMT4" ShapeID="_x0000_i1266" DrawAspect="Content" ObjectID="_1611678792" r:id="rId455"/>
        </w:object>
      </w:r>
      <w:r w:rsidRPr="00103007">
        <w:rPr>
          <w:rFonts w:ascii="Times New Roman" w:hAnsi="Times New Roman"/>
          <w:color w:val="000000"/>
          <w:sz w:val="28"/>
          <w:lang w:val="en-US"/>
        </w:rPr>
        <w:t>, (</w:t>
      </w:r>
      <w:r>
        <w:rPr>
          <w:rFonts w:ascii="Times New Roman" w:eastAsia="Calibri" w:hAnsi="Times New Roman" w:cs="Times New Roman"/>
          <w:color w:val="000000"/>
          <w:position w:val="-10"/>
          <w:sz w:val="28"/>
          <w:szCs w:val="20"/>
          <w:lang w:val="ru-RU" w:eastAsia="ru-RU"/>
        </w:rPr>
        <w:object w:dxaOrig="744" w:dyaOrig="324" w14:anchorId="3C6D93BA">
          <v:shape id="_x0000_i1267" type="#_x0000_t75" style="width:37.5pt;height:16.5pt" o:ole="">
            <v:imagedata r:id="rId456" o:title=""/>
          </v:shape>
          <o:OLEObject Type="Embed" ProgID="Equation.DSMT4" ShapeID="_x0000_i1267" DrawAspect="Content" ObjectID="_1611678793" r:id="rId457"/>
        </w:object>
      </w:r>
      <w:r w:rsidRPr="00103007">
        <w:rPr>
          <w:rFonts w:ascii="Times New Roman" w:hAnsi="Times New Roman"/>
          <w:color w:val="000000"/>
          <w:sz w:val="28"/>
          <w:lang w:val="en-US"/>
        </w:rPr>
        <w:t xml:space="preserve">) </w:t>
      </w:r>
      <w:r w:rsidR="003D6631">
        <w:rPr>
          <w:rFonts w:ascii="Times New Roman" w:hAnsi="Times New Roman"/>
          <w:color w:val="000000"/>
          <w:sz w:val="28"/>
          <w:lang w:val="en-US"/>
        </w:rPr>
        <w:t>in front of integral (4) are not important. Integral over</w:t>
      </w:r>
      <w:r>
        <w:rPr>
          <w:rFonts w:ascii="Times New Roman" w:eastAsia="Calibri" w:hAnsi="Times New Roman" w:cs="Times New Roman"/>
          <w:color w:val="000000"/>
          <w:position w:val="-6"/>
          <w:sz w:val="28"/>
          <w:szCs w:val="20"/>
          <w:lang w:val="ru-RU" w:eastAsia="ru-RU"/>
        </w:rPr>
        <w:object w:dxaOrig="204" w:dyaOrig="276" w14:anchorId="52C923A1">
          <v:shape id="_x0000_i1268" type="#_x0000_t75" style="width:10.5pt;height:13.5pt" o:ole="">
            <v:imagedata r:id="rId458" o:title=""/>
          </v:shape>
          <o:OLEObject Type="Embed" ProgID="Equation.DSMT4" ShapeID="_x0000_i1268" DrawAspect="Content" ObjectID="_1611678794" r:id="rId459"/>
        </w:object>
      </w:r>
      <w:r w:rsidRPr="003D663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D6631">
        <w:rPr>
          <w:rFonts w:ascii="Times New Roman" w:hAnsi="Times New Roman"/>
          <w:color w:val="000000"/>
          <w:sz w:val="28"/>
          <w:lang w:val="en-US"/>
        </w:rPr>
        <w:t xml:space="preserve">in infinite limits is equal to integral over </w:t>
      </w:r>
      <w:r>
        <w:rPr>
          <w:rFonts w:ascii="Times New Roman" w:eastAsia="Calibri" w:hAnsi="Times New Roman" w:cs="Times New Roman"/>
          <w:color w:val="000000"/>
          <w:position w:val="-10"/>
          <w:sz w:val="28"/>
          <w:szCs w:val="20"/>
          <w:lang w:val="ru-RU" w:eastAsia="ru-RU"/>
        </w:rPr>
        <w:object w:dxaOrig="204" w:dyaOrig="324" w14:anchorId="0968C842">
          <v:shape id="_x0000_i1269" type="#_x0000_t75" style="width:10.5pt;height:16.5pt" o:ole="">
            <v:imagedata r:id="rId460" o:title=""/>
          </v:shape>
          <o:OLEObject Type="Embed" ProgID="Equation.DSMT4" ShapeID="_x0000_i1269" DrawAspect="Content" ObjectID="_1611678795" r:id="rId461"/>
        </w:object>
      </w:r>
      <w:r w:rsidRPr="003D6631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3D6631">
        <w:rPr>
          <w:rFonts w:ascii="Times New Roman" w:hAnsi="Times New Roman"/>
          <w:color w:val="000000"/>
          <w:sz w:val="28"/>
          <w:lang w:val="en-US"/>
        </w:rPr>
        <w:t>Then we have</w:t>
      </w:r>
    </w:p>
    <w:p w14:paraId="7B923D3E" w14:textId="77777777" w:rsidR="00164B4F" w:rsidRDefault="00164B4F" w:rsidP="00164B4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42"/>
          <w:sz w:val="28"/>
          <w:szCs w:val="20"/>
          <w:lang w:val="ru-RU" w:eastAsia="ru-RU"/>
        </w:rPr>
        <w:object w:dxaOrig="5316" w:dyaOrig="984" w14:anchorId="13D74D9E">
          <v:shape id="_x0000_i1270" type="#_x0000_t75" style="width:265.5pt;height:49.5pt" o:ole="">
            <v:imagedata r:id="rId462" o:title=""/>
          </v:shape>
          <o:OLEObject Type="Embed" ProgID="Equation.DSMT4" ShapeID="_x0000_i1270" DrawAspect="Content" ObjectID="_1611678796" r:id="rId463"/>
        </w:object>
      </w:r>
    </w:p>
    <w:p w14:paraId="34446B69" w14:textId="77777777" w:rsidR="00164B4F" w:rsidRDefault="00164B4F" w:rsidP="00164B4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42"/>
          <w:sz w:val="28"/>
          <w:szCs w:val="20"/>
          <w:lang w:val="ru-RU" w:eastAsia="ru-RU"/>
        </w:rPr>
        <w:object w:dxaOrig="5364" w:dyaOrig="984" w14:anchorId="45C95E5F">
          <v:shape id="_x0000_i1271" type="#_x0000_t75" style="width:268.5pt;height:49.5pt" o:ole="">
            <v:imagedata r:id="rId464" o:title=""/>
          </v:shape>
          <o:OLEObject Type="Embed" ProgID="Equation.DSMT4" ShapeID="_x0000_i1271" DrawAspect="Content" ObjectID="_1611678797" r:id="rId465"/>
        </w:object>
      </w:r>
    </w:p>
    <w:p w14:paraId="3FD96699" w14:textId="77777777" w:rsidR="00164B4F" w:rsidRDefault="00815D96" w:rsidP="00164B4F">
      <w:pPr>
        <w:spacing w:line="240" w:lineRule="auto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or</w:t>
      </w:r>
    </w:p>
    <w:p w14:paraId="1241D20D" w14:textId="77777777" w:rsidR="00164B4F" w:rsidRDefault="00164B4F" w:rsidP="00164B4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2"/>
          <w:sz w:val="28"/>
          <w:szCs w:val="20"/>
          <w:lang w:val="ru-RU" w:eastAsia="ru-RU"/>
        </w:rPr>
        <w:object w:dxaOrig="7644" w:dyaOrig="744" w14:anchorId="59363049">
          <v:shape id="_x0000_i1272" type="#_x0000_t75" style="width:383.25pt;height:37.5pt" o:ole="">
            <v:imagedata r:id="rId466" o:title=""/>
          </v:shape>
          <o:OLEObject Type="Embed" ProgID="Equation.DSMT4" ShapeID="_x0000_i1272" DrawAspect="Content" ObjectID="_1611678798" r:id="rId467"/>
        </w:object>
      </w:r>
    </w:p>
    <w:p w14:paraId="022407BB" w14:textId="77777777" w:rsidR="00164B4F" w:rsidRPr="009F23B6" w:rsidRDefault="00164B4F" w:rsidP="00164B4F">
      <w:pPr>
        <w:spacing w:line="240" w:lineRule="auto"/>
        <w:jc w:val="right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eastAsia="Calibri" w:hAnsi="Times New Roman" w:cs="Times New Roman"/>
          <w:color w:val="000000"/>
          <w:position w:val="-42"/>
          <w:sz w:val="28"/>
          <w:szCs w:val="20"/>
          <w:lang w:val="ru-RU" w:eastAsia="ru-RU"/>
        </w:rPr>
        <w:object w:dxaOrig="3036" w:dyaOrig="1236" w14:anchorId="0EE74F31">
          <v:shape id="_x0000_i1273" type="#_x0000_t75" style="width:152.25pt;height:61.5pt" o:ole="">
            <v:imagedata r:id="rId313" o:title=""/>
          </v:shape>
          <o:OLEObject Type="Embed" ProgID="Equation.DSMT4" ShapeID="_x0000_i1273" DrawAspect="Content" ObjectID="_1611678799" r:id="rId468"/>
        </w:object>
      </w:r>
      <w:r w:rsidRPr="009F23B6">
        <w:rPr>
          <w:rFonts w:ascii="Times New Roman" w:hAnsi="Times New Roman"/>
          <w:color w:val="000000"/>
          <w:sz w:val="28"/>
          <w:lang w:val="en-US"/>
        </w:rPr>
        <w:t xml:space="preserve">                                          (6)</w:t>
      </w:r>
    </w:p>
    <w:p w14:paraId="3B493D97" w14:textId="77777777" w:rsidR="00164B4F" w:rsidRPr="00815D96" w:rsidRDefault="00815D96" w:rsidP="00164B4F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In case of constant pulse</w:t>
      </w:r>
    </w:p>
    <w:p w14:paraId="03CCAD97" w14:textId="77777777" w:rsidR="00164B4F" w:rsidRPr="00815D96" w:rsidRDefault="00164B4F" w:rsidP="00164B4F">
      <w:pPr>
        <w:spacing w:line="240" w:lineRule="auto"/>
        <w:jc w:val="right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3636" w:dyaOrig="360" w14:anchorId="5AD5C924">
          <v:shape id="_x0000_i1274" type="#_x0000_t75" style="width:181.5pt;height:18pt" o:ole="">
            <v:imagedata r:id="rId469" o:title=""/>
          </v:shape>
          <o:OLEObject Type="Embed" ProgID="Equation.DSMT4" ShapeID="_x0000_i1274" DrawAspect="Content" ObjectID="_1611678800" r:id="rId470"/>
        </w:object>
      </w:r>
      <w:r w:rsidRPr="00815D96">
        <w:rPr>
          <w:rFonts w:ascii="Times New Roman" w:hAnsi="Times New Roman"/>
          <w:color w:val="000000"/>
          <w:sz w:val="28"/>
          <w:lang w:val="en-US"/>
        </w:rPr>
        <w:t xml:space="preserve">                                            (7)</w:t>
      </w:r>
    </w:p>
    <w:p w14:paraId="5E2C3B44" w14:textId="77777777" w:rsidR="00164B4F" w:rsidRPr="00815D96" w:rsidRDefault="00815D96" w:rsidP="00164B4F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815D96">
        <w:rPr>
          <w:rFonts w:ascii="Times New Roman" w:hAnsi="Times New Roman"/>
          <w:color w:val="000000"/>
          <w:sz w:val="28"/>
          <w:lang w:val="en-US"/>
        </w:rPr>
        <w:t>Then</w:t>
      </w:r>
      <w:r w:rsidR="00164B4F" w:rsidRPr="00815D96">
        <w:rPr>
          <w:rFonts w:ascii="Times New Roman" w:hAnsi="Times New Roman"/>
          <w:color w:val="000000"/>
          <w:sz w:val="28"/>
          <w:lang w:val="en-US"/>
        </w:rPr>
        <w:t xml:space="preserve"> (6) </w:t>
      </w:r>
      <w:r>
        <w:rPr>
          <w:rFonts w:ascii="Times New Roman" w:hAnsi="Times New Roman"/>
          <w:color w:val="000000"/>
          <w:sz w:val="28"/>
          <w:lang w:val="en-US"/>
        </w:rPr>
        <w:t>becomes</w:t>
      </w:r>
    </w:p>
    <w:p w14:paraId="61EA8F7F" w14:textId="77777777" w:rsidR="00164B4F" w:rsidRDefault="00164B4F" w:rsidP="00164B4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2"/>
          <w:sz w:val="28"/>
          <w:szCs w:val="20"/>
          <w:lang w:val="ru-RU" w:eastAsia="ru-RU"/>
        </w:rPr>
        <w:object w:dxaOrig="7080" w:dyaOrig="744" w14:anchorId="569248B6">
          <v:shape id="_x0000_i1275" type="#_x0000_t75" style="width:354.75pt;height:37.5pt" o:ole="">
            <v:imagedata r:id="rId471" o:title=""/>
          </v:shape>
          <o:OLEObject Type="Embed" ProgID="Equation.DSMT4" ShapeID="_x0000_i1275" DrawAspect="Content" ObjectID="_1611678801" r:id="rId472"/>
        </w:object>
      </w:r>
    </w:p>
    <w:p w14:paraId="7E8FD546" w14:textId="77777777" w:rsidR="00164B4F" w:rsidRDefault="00164B4F" w:rsidP="00164B4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42"/>
          <w:sz w:val="28"/>
          <w:szCs w:val="20"/>
          <w:lang w:val="ru-RU" w:eastAsia="ru-RU"/>
        </w:rPr>
        <w:object w:dxaOrig="3036" w:dyaOrig="1236" w14:anchorId="44FC57C4">
          <v:shape id="_x0000_i1276" type="#_x0000_t75" style="width:152.25pt;height:61.5pt" o:ole="">
            <v:imagedata r:id="rId473" o:title=""/>
          </v:shape>
          <o:OLEObject Type="Embed" ProgID="Equation.DSMT4" ShapeID="_x0000_i1276" DrawAspect="Content" ObjectID="_1611678802" r:id="rId474"/>
        </w:object>
      </w:r>
    </w:p>
    <w:p w14:paraId="6EF5CBF9" w14:textId="77777777" w:rsidR="00164B4F" w:rsidRDefault="00164B4F" w:rsidP="00164B4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4"/>
          <w:sz w:val="28"/>
          <w:szCs w:val="20"/>
          <w:lang w:val="ru-RU" w:eastAsia="ru-RU"/>
        </w:rPr>
        <w:object w:dxaOrig="180" w:dyaOrig="276" w14:anchorId="1FBFD864">
          <v:shape id="_x0000_i1277" type="#_x0000_t75" style="width:9pt;height:13.5pt" o:ole="">
            <v:imagedata r:id="rId475" o:title=""/>
          </v:shape>
          <o:OLEObject Type="Embed" ProgID="Equation.DSMT4" ShapeID="_x0000_i1277" DrawAspect="Content" ObjectID="_1611678803" r:id="rId476"/>
        </w:object>
      </w:r>
      <w:r>
        <w:rPr>
          <w:rFonts w:ascii="Times New Roman" w:eastAsia="Calibri" w:hAnsi="Times New Roman" w:cs="Times New Roman"/>
          <w:color w:val="000000"/>
          <w:position w:val="-32"/>
          <w:sz w:val="28"/>
          <w:szCs w:val="20"/>
          <w:lang w:val="ru-RU" w:eastAsia="ru-RU"/>
        </w:rPr>
        <w:object w:dxaOrig="8136" w:dyaOrig="756" w14:anchorId="1DDD342B">
          <v:shape id="_x0000_i1278" type="#_x0000_t75" style="width:406.5pt;height:37.5pt" o:ole="">
            <v:imagedata r:id="rId477" o:title=""/>
          </v:shape>
          <o:OLEObject Type="Embed" ProgID="Equation.DSMT4" ShapeID="_x0000_i1278" DrawAspect="Content" ObjectID="_1611678804" r:id="rId478"/>
        </w:object>
      </w:r>
    </w:p>
    <w:p w14:paraId="669EFEE0" w14:textId="77777777" w:rsidR="00164B4F" w:rsidRDefault="00164B4F" w:rsidP="00164B4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2"/>
          <w:sz w:val="28"/>
          <w:szCs w:val="20"/>
          <w:lang w:val="ru-RU" w:eastAsia="ru-RU"/>
        </w:rPr>
        <w:object w:dxaOrig="5820" w:dyaOrig="756" w14:anchorId="4A27262B">
          <v:shape id="_x0000_i1279" type="#_x0000_t75" style="width:291pt;height:37.5pt" o:ole="">
            <v:imagedata r:id="rId479" o:title=""/>
          </v:shape>
          <o:OLEObject Type="Embed" ProgID="Equation.DSMT4" ShapeID="_x0000_i1279" DrawAspect="Content" ObjectID="_1611678805" r:id="rId480"/>
        </w:object>
      </w:r>
    </w:p>
    <w:p w14:paraId="7CA4B51B" w14:textId="77777777" w:rsidR="00164B4F" w:rsidRDefault="00164B4F" w:rsidP="00164B4F">
      <w:pPr>
        <w:spacing w:line="240" w:lineRule="auto"/>
        <w:jc w:val="right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2"/>
          <w:sz w:val="28"/>
          <w:szCs w:val="20"/>
          <w:lang w:val="ru-RU" w:eastAsia="ru-RU"/>
        </w:rPr>
        <w:object w:dxaOrig="7464" w:dyaOrig="756" w14:anchorId="5AF02393">
          <v:shape id="_x0000_i1280" type="#_x0000_t75" style="width:373.5pt;height:37.5pt" o:ole="">
            <v:imagedata r:id="rId481" o:title=""/>
          </v:shape>
          <o:OLEObject Type="Embed" ProgID="Equation.DSMT4" ShapeID="_x0000_i1280" DrawAspect="Content" ObjectID="_1611678806" r:id="rId482"/>
        </w:object>
      </w:r>
      <w:r>
        <w:rPr>
          <w:rFonts w:ascii="Times New Roman" w:hAnsi="Times New Roman"/>
          <w:color w:val="000000"/>
          <w:sz w:val="28"/>
        </w:rPr>
        <w:t xml:space="preserve">                 (8)</w:t>
      </w:r>
    </w:p>
    <w:p w14:paraId="55C4D5ED" w14:textId="77777777" w:rsidR="00164B4F" w:rsidRDefault="00164B4F" w:rsidP="00164B4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12"/>
          <w:sz w:val="28"/>
          <w:szCs w:val="20"/>
          <w:lang w:val="ru-RU" w:eastAsia="ru-RU"/>
        </w:rPr>
        <w:object w:dxaOrig="3540" w:dyaOrig="384" w14:anchorId="4991A414">
          <v:shape id="_x0000_i1281" type="#_x0000_t75" style="width:177pt;height:19.5pt" o:ole="">
            <v:imagedata r:id="rId483" o:title=""/>
          </v:shape>
          <o:OLEObject Type="Embed" ProgID="Equation.DSMT4" ShapeID="_x0000_i1281" DrawAspect="Content" ObjectID="_1611678807" r:id="rId484"/>
        </w:object>
      </w:r>
    </w:p>
    <w:p w14:paraId="7B4FCE85" w14:textId="77777777" w:rsidR="00164B4F" w:rsidRDefault="00164B4F" w:rsidP="00164B4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0"/>
          <w:sz w:val="28"/>
          <w:szCs w:val="20"/>
          <w:lang w:val="ru-RU" w:eastAsia="ru-RU"/>
        </w:rPr>
        <w:object w:dxaOrig="5196" w:dyaOrig="684" w14:anchorId="73507FC2">
          <v:shape id="_x0000_i1282" type="#_x0000_t75" style="width:259.5pt;height:34.5pt" o:ole="">
            <v:imagedata r:id="rId485" o:title=""/>
          </v:shape>
          <o:OLEObject Type="Embed" ProgID="Equation.DSMT4" ShapeID="_x0000_i1282" DrawAspect="Content" ObjectID="_1611678808" r:id="rId486"/>
        </w:object>
      </w:r>
    </w:p>
    <w:p w14:paraId="3FB2B3F6" w14:textId="77777777" w:rsidR="00164B4F" w:rsidRPr="009F23B6" w:rsidRDefault="00164B4F" w:rsidP="00164B4F">
      <w:pPr>
        <w:spacing w:line="240" w:lineRule="auto"/>
        <w:jc w:val="right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eastAsia="Calibri" w:hAnsi="Times New Roman" w:cs="Times New Roman"/>
          <w:color w:val="000000"/>
          <w:position w:val="-32"/>
          <w:sz w:val="28"/>
          <w:szCs w:val="20"/>
          <w:lang w:val="ru-RU" w:eastAsia="ru-RU"/>
        </w:rPr>
        <w:object w:dxaOrig="9024" w:dyaOrig="756" w14:anchorId="72423647">
          <v:shape id="_x0000_i1283" type="#_x0000_t75" style="width:451.5pt;height:37.5pt" o:ole="">
            <v:imagedata r:id="rId487" o:title=""/>
          </v:shape>
          <o:OLEObject Type="Embed" ProgID="Equation.DSMT4" ShapeID="_x0000_i1283" DrawAspect="Content" ObjectID="_1611678809" r:id="rId488"/>
        </w:object>
      </w:r>
      <w:r w:rsidRPr="009F23B6">
        <w:rPr>
          <w:rFonts w:ascii="Times New Roman" w:hAnsi="Times New Roman"/>
          <w:color w:val="000000"/>
          <w:sz w:val="28"/>
          <w:lang w:val="en-US"/>
        </w:rPr>
        <w:t xml:space="preserve">        (9)</w:t>
      </w:r>
    </w:p>
    <w:p w14:paraId="45AEB0B8" w14:textId="77777777" w:rsidR="00164B4F" w:rsidRPr="00524476" w:rsidRDefault="00B66D7E" w:rsidP="00164B4F">
      <w:pPr>
        <w:spacing w:line="240" w:lineRule="auto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  <w:lang w:val="en-US"/>
        </w:rPr>
        <w:t>Terms</w:t>
      </w:r>
      <w:r w:rsidRPr="0093113C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independent</w:t>
      </w:r>
      <w:r w:rsidRPr="0093113C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on</w:t>
      </w:r>
      <w:r w:rsidRPr="0093113C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time</w:t>
      </w:r>
      <w:r w:rsidRPr="0093113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64B4F" w:rsidRPr="0093113C">
        <w:rPr>
          <w:rFonts w:ascii="Times New Roman" w:hAnsi="Times New Roman"/>
          <w:color w:val="000000"/>
          <w:sz w:val="28"/>
          <w:lang w:val="en-US"/>
        </w:rPr>
        <w:t>(const</w:t>
      </w:r>
      <w:r w:rsidRPr="0093113C">
        <w:rPr>
          <w:rFonts w:ascii="Times New Roman" w:hAnsi="Times New Roman"/>
          <w:color w:val="000000"/>
          <w:sz w:val="28"/>
          <w:lang w:val="en-US"/>
        </w:rPr>
        <w:t xml:space="preserve"> in</w:t>
      </w:r>
      <w:r w:rsidR="00164B4F" w:rsidRPr="0093113C">
        <w:rPr>
          <w:rFonts w:ascii="Times New Roman" w:hAnsi="Times New Roman"/>
          <w:color w:val="000000"/>
          <w:sz w:val="28"/>
          <w:lang w:val="en-US"/>
        </w:rPr>
        <w:t xml:space="preserve"> (8)) </w:t>
      </w:r>
      <w:r w:rsidR="00670254">
        <w:rPr>
          <w:rFonts w:ascii="Times New Roman" w:hAnsi="Times New Roman"/>
          <w:color w:val="000000"/>
          <w:sz w:val="28"/>
          <w:lang w:val="en-US"/>
        </w:rPr>
        <w:t>in</w:t>
      </w:r>
      <w:r w:rsidR="00670254" w:rsidRPr="0093113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70254">
        <w:rPr>
          <w:rFonts w:ascii="Times New Roman" w:hAnsi="Times New Roman"/>
          <w:color w:val="000000"/>
          <w:sz w:val="28"/>
          <w:lang w:val="en-US"/>
        </w:rPr>
        <w:t>exponent</w:t>
      </w:r>
      <w:r w:rsidR="00670254" w:rsidRPr="0093113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3113C">
        <w:rPr>
          <w:rFonts w:ascii="Times New Roman" w:hAnsi="Times New Roman"/>
          <w:color w:val="000000"/>
          <w:sz w:val="28"/>
          <w:lang w:val="en-US"/>
        </w:rPr>
        <w:t>can be separated from</w:t>
      </w:r>
      <w:r w:rsidR="00670254">
        <w:rPr>
          <w:rFonts w:ascii="Times New Roman" w:hAnsi="Times New Roman"/>
          <w:color w:val="000000"/>
          <w:sz w:val="28"/>
          <w:lang w:val="en-US"/>
        </w:rPr>
        <w:t xml:space="preserve"> the integral over time in</w:t>
      </w:r>
      <w:r w:rsidR="00164B4F" w:rsidRPr="0093113C">
        <w:rPr>
          <w:rFonts w:ascii="Times New Roman" w:hAnsi="Times New Roman"/>
          <w:color w:val="000000"/>
          <w:sz w:val="28"/>
          <w:lang w:val="en-US"/>
        </w:rPr>
        <w:t xml:space="preserve"> (6) </w:t>
      </w:r>
      <w:r w:rsidR="00C34EF2">
        <w:rPr>
          <w:rFonts w:ascii="Times New Roman" w:hAnsi="Times New Roman"/>
          <w:color w:val="000000"/>
          <w:sz w:val="28"/>
          <w:lang w:val="en-US"/>
        </w:rPr>
        <w:t>and can be neglected</w:t>
      </w:r>
      <w:r w:rsidR="00164B4F" w:rsidRPr="0093113C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210BCB">
        <w:rPr>
          <w:rFonts w:ascii="Times New Roman" w:hAnsi="Times New Roman"/>
          <w:color w:val="000000"/>
          <w:sz w:val="28"/>
        </w:rPr>
        <w:t>Denoting</w:t>
      </w:r>
    </w:p>
    <w:p w14:paraId="59BE6034" w14:textId="77777777" w:rsidR="00164B4F" w:rsidRPr="00B66D7E" w:rsidRDefault="00164B4F" w:rsidP="00164B4F">
      <w:pPr>
        <w:spacing w:line="240" w:lineRule="auto"/>
        <w:jc w:val="right"/>
        <w:rPr>
          <w:rFonts w:ascii="Times New Roman" w:hAnsi="Times New Roman"/>
          <w:color w:val="000000"/>
          <w:sz w:val="28"/>
          <w:lang w:val="ru-RU"/>
        </w:rPr>
      </w:pPr>
      <w:r>
        <w:rPr>
          <w:rFonts w:ascii="Times New Roman" w:eastAsia="Calibri" w:hAnsi="Times New Roman" w:cs="Times New Roman"/>
          <w:color w:val="000000"/>
          <w:position w:val="-42"/>
          <w:sz w:val="28"/>
          <w:szCs w:val="20"/>
          <w:lang w:val="ru-RU" w:eastAsia="ru-RU"/>
        </w:rPr>
        <w:object w:dxaOrig="6540" w:dyaOrig="840" w14:anchorId="712924EC">
          <v:shape id="_x0000_i1284" type="#_x0000_t75" style="width:327pt;height:42pt" o:ole="">
            <v:imagedata r:id="rId489" o:title=""/>
          </v:shape>
          <o:OLEObject Type="Embed" ProgID="Equation.DSMT4" ShapeID="_x0000_i1284" DrawAspect="Content" ObjectID="_1611678810" r:id="rId490"/>
        </w:object>
      </w:r>
      <w:r w:rsidRPr="00B66D7E">
        <w:rPr>
          <w:rFonts w:ascii="Times New Roman" w:hAnsi="Times New Roman"/>
          <w:color w:val="000000"/>
          <w:sz w:val="28"/>
          <w:lang w:val="ru-RU"/>
        </w:rPr>
        <w:t xml:space="preserve">              (10)</w:t>
      </w:r>
    </w:p>
    <w:p w14:paraId="777D912A" w14:textId="77777777" w:rsidR="00164B4F" w:rsidRPr="00B66D7E" w:rsidRDefault="00210BCB" w:rsidP="00164B4F">
      <w:pPr>
        <w:spacing w:line="240" w:lineRule="auto"/>
        <w:jc w:val="both"/>
        <w:rPr>
          <w:rFonts w:ascii="Times New Roman" w:hAnsi="Times New Roman"/>
          <w:color w:val="000000"/>
          <w:sz w:val="28"/>
          <w:lang w:val="ru-RU"/>
        </w:rPr>
      </w:pPr>
      <w:r>
        <w:rPr>
          <w:rFonts w:ascii="Times New Roman" w:hAnsi="Times New Roman"/>
          <w:color w:val="000000"/>
          <w:sz w:val="28"/>
        </w:rPr>
        <w:t>Thereafter</w:t>
      </w:r>
      <w:r w:rsidR="00164B4F" w:rsidRPr="00B66D7E">
        <w:rPr>
          <w:rFonts w:ascii="Times New Roman" w:hAnsi="Times New Roman"/>
          <w:color w:val="000000"/>
          <w:sz w:val="28"/>
          <w:lang w:val="ru-RU"/>
        </w:rPr>
        <w:t>,</w:t>
      </w:r>
    </w:p>
    <w:p w14:paraId="2736F624" w14:textId="77777777" w:rsidR="009705F8" w:rsidRDefault="00164B4F" w:rsidP="009705F8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>
        <w:rPr>
          <w:rFonts w:ascii="Times New Roman" w:eastAsia="Calibri" w:hAnsi="Times New Roman" w:cs="Times New Roman"/>
          <w:color w:val="000000"/>
          <w:position w:val="-32"/>
          <w:sz w:val="28"/>
          <w:szCs w:val="20"/>
          <w:lang w:val="ru-RU" w:eastAsia="ru-RU"/>
        </w:rPr>
        <w:object w:dxaOrig="2880" w:dyaOrig="744" w14:anchorId="527A5790">
          <v:shape id="_x0000_i1285" type="#_x0000_t75" style="width:2in;height:37.5pt" o:ole="">
            <v:imagedata r:id="rId491" o:title=""/>
          </v:shape>
          <o:OLEObject Type="Embed" ProgID="Equation.DSMT4" ShapeID="_x0000_i1285" DrawAspect="Content" ObjectID="_1611678811" r:id="rId492"/>
        </w:object>
      </w:r>
    </w:p>
    <w:p w14:paraId="028D7C8D" w14:textId="77777777" w:rsidR="009705F8" w:rsidRDefault="009705F8" w:rsidP="009705F8">
      <w:pPr>
        <w:spacing w:line="240" w:lineRule="auto"/>
        <w:jc w:val="both"/>
        <w:rPr>
          <w:rFonts w:ascii="Times New Roman" w:hAnsi="Times New Roman"/>
          <w:color w:val="000000"/>
          <w:sz w:val="28"/>
        </w:rPr>
      </w:pPr>
    </w:p>
    <w:p w14:paraId="08EFECEA" w14:textId="77777777" w:rsidR="009705F8" w:rsidRPr="009705F8" w:rsidRDefault="009705F8" w:rsidP="009705F8">
      <w:pPr>
        <w:spacing w:line="240" w:lineRule="auto"/>
        <w:jc w:val="center"/>
        <w:rPr>
          <w:rFonts w:ascii="Times New Roman" w:hAnsi="Times New Roman"/>
          <w:color w:val="000000"/>
          <w:sz w:val="28"/>
          <w:lang w:val="en-US"/>
        </w:rPr>
      </w:pPr>
      <w:r w:rsidRPr="009705F8">
        <w:rPr>
          <w:rFonts w:ascii="Times New Roman" w:hAnsi="Times New Roman"/>
          <w:b/>
          <w:color w:val="000000"/>
          <w:sz w:val="28"/>
          <w:lang w:val="en-US"/>
        </w:rPr>
        <w:t xml:space="preserve">2. </w:t>
      </w:r>
      <w:r>
        <w:rPr>
          <w:rFonts w:ascii="Times New Roman" w:hAnsi="Times New Roman"/>
          <w:b/>
          <w:color w:val="000000"/>
          <w:sz w:val="28"/>
          <w:lang w:val="en-US"/>
        </w:rPr>
        <w:t xml:space="preserve">Calculation of ionization speed in case of irrational ratio </w:t>
      </w:r>
      <w:r w:rsidRPr="00071C55">
        <w:rPr>
          <w:rFonts w:ascii="Times New Roman" w:hAnsi="Times New Roman"/>
          <w:b/>
          <w:color w:val="000000"/>
          <w:position w:val="-12"/>
          <w:sz w:val="28"/>
        </w:rPr>
        <w:object w:dxaOrig="660" w:dyaOrig="360" w14:anchorId="3A7E0375">
          <v:shape id="_x0000_i1286" type="#_x0000_t75" style="width:33pt;height:18pt" o:ole="">
            <v:imagedata r:id="rId493" o:title=""/>
          </v:shape>
          <o:OLEObject Type="Embed" ProgID="Equation.DSMT4" ShapeID="_x0000_i1286" DrawAspect="Content" ObjectID="_1611678812" r:id="rId494"/>
        </w:object>
      </w:r>
      <w:r w:rsidRPr="009705F8">
        <w:rPr>
          <w:rFonts w:ascii="Times New Roman" w:hAnsi="Times New Roman"/>
          <w:b/>
          <w:color w:val="000000"/>
          <w:sz w:val="28"/>
          <w:lang w:val="en-US"/>
        </w:rPr>
        <w:t>.</w:t>
      </w:r>
    </w:p>
    <w:p w14:paraId="77608F9E" w14:textId="77777777" w:rsidR="009705F8" w:rsidRPr="001458FD" w:rsidRDefault="009705F8" w:rsidP="009705F8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9705F8">
        <w:rPr>
          <w:rFonts w:ascii="Times New Roman" w:hAnsi="Times New Roman"/>
          <w:color w:val="000000"/>
          <w:sz w:val="28"/>
          <w:lang w:val="en-US"/>
        </w:rPr>
        <w:tab/>
      </w:r>
      <w:r w:rsidR="00026238">
        <w:rPr>
          <w:rFonts w:ascii="Times New Roman" w:hAnsi="Times New Roman"/>
          <w:color w:val="000000"/>
          <w:sz w:val="28"/>
          <w:lang w:val="en-US"/>
        </w:rPr>
        <w:t xml:space="preserve">In case of </w:t>
      </w:r>
      <w:r w:rsidR="00407972">
        <w:rPr>
          <w:rFonts w:ascii="Times New Roman" w:hAnsi="Times New Roman"/>
          <w:color w:val="000000"/>
          <w:sz w:val="28"/>
          <w:lang w:val="en-US"/>
        </w:rPr>
        <w:t xml:space="preserve">an </w:t>
      </w:r>
      <w:r w:rsidR="00026238">
        <w:rPr>
          <w:rFonts w:ascii="Times New Roman" w:hAnsi="Times New Roman"/>
          <w:color w:val="000000"/>
          <w:sz w:val="28"/>
          <w:lang w:val="en-US"/>
        </w:rPr>
        <w:t xml:space="preserve">irrational relation </w:t>
      </w:r>
      <w:r w:rsidRPr="00CC3666">
        <w:rPr>
          <w:rFonts w:ascii="Times New Roman" w:hAnsi="Times New Roman"/>
          <w:color w:val="000000"/>
          <w:position w:val="-12"/>
          <w:sz w:val="28"/>
        </w:rPr>
        <w:object w:dxaOrig="660" w:dyaOrig="360" w14:anchorId="0F5778AC">
          <v:shape id="_x0000_i1287" type="#_x0000_t75" style="width:33pt;height:18pt" o:ole="">
            <v:imagedata r:id="rId493" o:title=""/>
          </v:shape>
          <o:OLEObject Type="Embed" ProgID="Equation.DSMT4" ShapeID="_x0000_i1287" DrawAspect="Content" ObjectID="_1611678813" r:id="rId495"/>
        </w:object>
      </w:r>
      <w:r w:rsidRPr="0002623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26238">
        <w:rPr>
          <w:rFonts w:ascii="Times New Roman" w:hAnsi="Times New Roman"/>
          <w:color w:val="000000"/>
          <w:sz w:val="28"/>
          <w:lang w:val="en-US"/>
        </w:rPr>
        <w:t>the function</w:t>
      </w:r>
      <w:r w:rsidRPr="00565C3B">
        <w:rPr>
          <w:rFonts w:ascii="Times New Roman" w:hAnsi="Times New Roman"/>
          <w:color w:val="000000"/>
          <w:position w:val="-10"/>
          <w:sz w:val="28"/>
        </w:rPr>
        <w:object w:dxaOrig="420" w:dyaOrig="360" w14:anchorId="29BD17CE">
          <v:shape id="_x0000_i1288" type="#_x0000_t75" style="width:21pt;height:18pt" o:ole="">
            <v:imagedata r:id="rId496" o:title=""/>
          </v:shape>
          <o:OLEObject Type="Embed" ProgID="Equation.DSMT4" ShapeID="_x0000_i1288" DrawAspect="Content" ObjectID="_1611678814" r:id="rId497"/>
        </w:object>
      </w:r>
      <w:r w:rsidR="00026238" w:rsidRPr="00026238">
        <w:rPr>
          <w:rFonts w:ascii="Times New Roman" w:hAnsi="Times New Roman"/>
          <w:color w:val="000000"/>
          <w:sz w:val="28"/>
          <w:lang w:val="en-US"/>
        </w:rPr>
        <w:t xml:space="preserve">will be </w:t>
      </w:r>
      <w:r w:rsidR="00026238">
        <w:rPr>
          <w:rFonts w:ascii="Times New Roman" w:hAnsi="Times New Roman"/>
          <w:color w:val="000000"/>
          <w:sz w:val="28"/>
          <w:lang w:val="en-US"/>
        </w:rPr>
        <w:t>expanded into double Fourier series in terms of</w:t>
      </w:r>
      <w:r w:rsidRPr="0002623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3C0877">
        <w:rPr>
          <w:rFonts w:ascii="Times New Roman" w:hAnsi="Times New Roman"/>
          <w:color w:val="000000"/>
          <w:position w:val="-6"/>
          <w:sz w:val="28"/>
        </w:rPr>
        <w:object w:dxaOrig="400" w:dyaOrig="320" w14:anchorId="564711F3">
          <v:shape id="_x0000_i1289" type="#_x0000_t75" style="width:19.5pt;height:16.5pt" o:ole="">
            <v:imagedata r:id="rId498" o:title=""/>
          </v:shape>
          <o:OLEObject Type="Embed" ProgID="Equation.DSMT4" ShapeID="_x0000_i1289" DrawAspect="Content" ObjectID="_1611678815" r:id="rId499"/>
        </w:object>
      </w:r>
      <w:r w:rsidRPr="0002623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07972" w:rsidRPr="00407972">
        <w:rPr>
          <w:rFonts w:ascii="Times New Roman" w:hAnsi="Times New Roman"/>
          <w:color w:val="000000"/>
          <w:sz w:val="28"/>
          <w:lang w:val="en-US"/>
        </w:rPr>
        <w:t>and</w:t>
      </w:r>
      <w:r w:rsidRPr="0002623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3C0877">
        <w:rPr>
          <w:rFonts w:ascii="Times New Roman" w:hAnsi="Times New Roman"/>
          <w:color w:val="000000"/>
          <w:position w:val="-6"/>
          <w:sz w:val="28"/>
        </w:rPr>
        <w:object w:dxaOrig="420" w:dyaOrig="320" w14:anchorId="7F88887E">
          <v:shape id="_x0000_i1290" type="#_x0000_t75" style="width:21pt;height:16.5pt" o:ole="">
            <v:imagedata r:id="rId500" o:title=""/>
          </v:shape>
          <o:OLEObject Type="Embed" ProgID="Equation.DSMT4" ShapeID="_x0000_i1290" DrawAspect="Content" ObjectID="_1611678816" r:id="rId501"/>
        </w:object>
      </w:r>
      <w:r w:rsidR="001458FD" w:rsidRPr="001458FD">
        <w:rPr>
          <w:rFonts w:ascii="Times New Roman" w:hAnsi="Times New Roman"/>
          <w:color w:val="000000"/>
          <w:sz w:val="28"/>
          <w:lang w:val="en-US"/>
        </w:rPr>
        <w:t>as follows</w:t>
      </w:r>
      <w:r w:rsidR="001458FD">
        <w:rPr>
          <w:rFonts w:ascii="Times New Roman" w:hAnsi="Times New Roman"/>
          <w:color w:val="000000"/>
          <w:sz w:val="28"/>
          <w:lang w:val="en-US"/>
        </w:rPr>
        <w:t>:</w:t>
      </w:r>
    </w:p>
    <w:p w14:paraId="4E72A397" w14:textId="77777777" w:rsidR="009705F8" w:rsidRPr="009F23B6" w:rsidRDefault="009705F8" w:rsidP="009705F8">
      <w:pPr>
        <w:spacing w:line="240" w:lineRule="auto"/>
        <w:jc w:val="right"/>
        <w:rPr>
          <w:rFonts w:ascii="Times New Roman" w:hAnsi="Times New Roman"/>
          <w:color w:val="000000"/>
          <w:sz w:val="28"/>
          <w:lang w:val="en-US"/>
        </w:rPr>
      </w:pPr>
      <w:r w:rsidRPr="00A641AC">
        <w:rPr>
          <w:rFonts w:ascii="Times New Roman" w:hAnsi="Times New Roman"/>
          <w:color w:val="000000"/>
          <w:position w:val="-30"/>
          <w:sz w:val="28"/>
        </w:rPr>
        <w:object w:dxaOrig="2240" w:dyaOrig="560" w14:anchorId="33E93539">
          <v:shape id="_x0000_i1291" type="#_x0000_t75" style="width:118.5pt;height:30pt" o:ole="">
            <v:imagedata r:id="rId502" o:title=""/>
          </v:shape>
          <o:OLEObject Type="Embed" ProgID="Equation.DSMT4" ShapeID="_x0000_i1291" DrawAspect="Content" ObjectID="_1611678817" r:id="rId503"/>
        </w:object>
      </w:r>
      <w:r w:rsidRPr="009F23B6">
        <w:rPr>
          <w:rFonts w:ascii="Times New Roman" w:hAnsi="Times New Roman"/>
          <w:color w:val="000000"/>
          <w:sz w:val="28"/>
          <w:lang w:val="en-US"/>
        </w:rPr>
        <w:t xml:space="preserve">,                                                    (11) </w:t>
      </w:r>
    </w:p>
    <w:p w14:paraId="1EFAA482" w14:textId="77777777" w:rsidR="009705F8" w:rsidRPr="00B51402" w:rsidRDefault="00947D36" w:rsidP="009705F8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We</w:t>
      </w:r>
      <w:r w:rsidRPr="00947D36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note</w:t>
      </w:r>
      <w:r w:rsidRPr="00947D36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that</w:t>
      </w:r>
      <w:r w:rsidRPr="00947D36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functions</w:t>
      </w:r>
      <w:r w:rsidR="009705F8" w:rsidRPr="009970B3">
        <w:rPr>
          <w:rFonts w:ascii="Times New Roman" w:hAnsi="Times New Roman"/>
          <w:color w:val="000000"/>
          <w:position w:val="-10"/>
          <w:sz w:val="28"/>
        </w:rPr>
        <w:object w:dxaOrig="240" w:dyaOrig="320" w14:anchorId="14AB9178">
          <v:shape id="_x0000_i1292" type="#_x0000_t75" style="width:12pt;height:16.5pt" o:ole="">
            <v:imagedata r:id="rId504" o:title=""/>
          </v:shape>
          <o:OLEObject Type="Embed" ProgID="Equation.DSMT4" ShapeID="_x0000_i1292" DrawAspect="Content" ObjectID="_1611678818" r:id="rId505"/>
        </w:object>
      </w:r>
      <w:r w:rsidRPr="00947D36">
        <w:rPr>
          <w:rFonts w:ascii="Times New Roman" w:hAnsi="Times New Roman"/>
          <w:color w:val="000000"/>
          <w:sz w:val="28"/>
          <w:lang w:val="en-US"/>
        </w:rPr>
        <w:t xml:space="preserve"> and</w:t>
      </w:r>
      <w:r w:rsidR="009705F8" w:rsidRPr="00947D3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05F8" w:rsidRPr="009970B3">
        <w:rPr>
          <w:rFonts w:ascii="Times New Roman" w:hAnsi="Times New Roman"/>
          <w:color w:val="000000"/>
          <w:position w:val="-10"/>
          <w:sz w:val="28"/>
        </w:rPr>
        <w:object w:dxaOrig="200" w:dyaOrig="260" w14:anchorId="14F86032">
          <v:shape id="_x0000_i1293" type="#_x0000_t75" style="width:10.5pt;height:13.5pt" o:ole="">
            <v:imagedata r:id="rId506" o:title=""/>
          </v:shape>
          <o:OLEObject Type="Embed" ProgID="Equation.DSMT4" ShapeID="_x0000_i1293" DrawAspect="Content" ObjectID="_1611678819" r:id="rId507"/>
        </w:object>
      </w:r>
      <w:r w:rsidR="009705F8" w:rsidRPr="00947D36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 xml:space="preserve">are periodical functions of variables </w:t>
      </w:r>
      <w:r w:rsidR="009705F8" w:rsidRPr="009970B3">
        <w:rPr>
          <w:rFonts w:ascii="Times New Roman" w:hAnsi="Times New Roman"/>
          <w:color w:val="000000"/>
          <w:position w:val="-12"/>
          <w:sz w:val="28"/>
        </w:rPr>
        <w:object w:dxaOrig="360" w:dyaOrig="360" w14:anchorId="178F091A">
          <v:shape id="_x0000_i1294" type="#_x0000_t75" style="width:18pt;height:18pt" o:ole="">
            <v:imagedata r:id="rId508" o:title=""/>
          </v:shape>
          <o:OLEObject Type="Embed" ProgID="Equation.DSMT4" ShapeID="_x0000_i1294" DrawAspect="Content" ObjectID="_1611678820" r:id="rId509"/>
        </w:object>
      </w:r>
      <w:r w:rsidR="009705F8" w:rsidRPr="00947D3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947D36">
        <w:rPr>
          <w:rFonts w:ascii="Times New Roman" w:hAnsi="Times New Roman"/>
          <w:color w:val="000000"/>
          <w:sz w:val="28"/>
          <w:lang w:val="en-US"/>
        </w:rPr>
        <w:t>and</w:t>
      </w:r>
      <w:r w:rsidR="009705F8" w:rsidRPr="00947D3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05F8" w:rsidRPr="009970B3">
        <w:rPr>
          <w:rFonts w:ascii="Times New Roman" w:hAnsi="Times New Roman"/>
          <w:color w:val="000000"/>
          <w:position w:val="-12"/>
          <w:sz w:val="28"/>
        </w:rPr>
        <w:object w:dxaOrig="800" w:dyaOrig="360" w14:anchorId="655CE0FE">
          <v:shape id="_x0000_i1295" type="#_x0000_t75" style="width:40.5pt;height:18pt" o:ole="">
            <v:imagedata r:id="rId510" o:title=""/>
          </v:shape>
          <o:OLEObject Type="Embed" ProgID="Equation.DSMT4" ShapeID="_x0000_i1295" DrawAspect="Content" ObjectID="_1611678821" r:id="rId511"/>
        </w:object>
      </w:r>
      <w:r w:rsidR="009705F8" w:rsidRPr="00947D36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B51402">
        <w:rPr>
          <w:rFonts w:ascii="Times New Roman" w:hAnsi="Times New Roman"/>
          <w:color w:val="000000"/>
          <w:sz w:val="28"/>
          <w:lang w:val="en-US"/>
        </w:rPr>
        <w:t>Consider</w:t>
      </w:r>
      <w:r w:rsidR="00B51402" w:rsidRPr="00B5140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B51402">
        <w:rPr>
          <w:rFonts w:ascii="Times New Roman" w:hAnsi="Times New Roman"/>
          <w:color w:val="000000"/>
          <w:sz w:val="28"/>
          <w:lang w:val="en-US"/>
        </w:rPr>
        <w:t>the</w:t>
      </w:r>
      <w:r w:rsidR="00B51402" w:rsidRPr="00B5140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B51402">
        <w:rPr>
          <w:rFonts w:ascii="Times New Roman" w:hAnsi="Times New Roman"/>
          <w:color w:val="000000"/>
          <w:sz w:val="28"/>
          <w:lang w:val="en-US"/>
        </w:rPr>
        <w:t>function</w:t>
      </w:r>
      <w:r w:rsidR="00B51402" w:rsidRPr="00B5140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B51402">
        <w:rPr>
          <w:rFonts w:ascii="Times New Roman" w:hAnsi="Times New Roman"/>
          <w:color w:val="000000"/>
          <w:sz w:val="28"/>
          <w:lang w:val="en-US"/>
        </w:rPr>
        <w:t>of two variables after replacing</w:t>
      </w:r>
      <w:r w:rsidR="009705F8" w:rsidRPr="00B5140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B51402" w:rsidRPr="00B5140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B51402" w:rsidRPr="005E698A">
        <w:rPr>
          <w:rFonts w:ascii="Times New Roman" w:hAnsi="Times New Roman"/>
          <w:color w:val="000000"/>
          <w:position w:val="-12"/>
          <w:sz w:val="28"/>
        </w:rPr>
        <w:object w:dxaOrig="360" w:dyaOrig="360" w14:anchorId="3730531B">
          <v:shape id="_x0000_i1296" type="#_x0000_t75" style="width:18pt;height:18pt" o:ole="">
            <v:imagedata r:id="rId512" o:title=""/>
          </v:shape>
          <o:OLEObject Type="Embed" ProgID="Equation.DSMT4" ShapeID="_x0000_i1296" DrawAspect="Content" ObjectID="_1611678822" r:id="rId513"/>
        </w:object>
      </w:r>
      <w:r w:rsidR="00B51402" w:rsidRPr="00B5140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B51402" w:rsidRPr="001E50E2">
        <w:rPr>
          <w:rFonts w:ascii="Times New Roman" w:hAnsi="Times New Roman"/>
          <w:color w:val="000000"/>
          <w:sz w:val="28"/>
          <w:lang w:val="en-US"/>
        </w:rPr>
        <w:t>with</w:t>
      </w:r>
      <w:r w:rsidR="00B51402" w:rsidRPr="00B5140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B51402" w:rsidRPr="005E698A">
        <w:rPr>
          <w:rFonts w:ascii="Times New Roman" w:hAnsi="Times New Roman"/>
          <w:color w:val="000000"/>
          <w:position w:val="-12"/>
          <w:sz w:val="28"/>
        </w:rPr>
        <w:object w:dxaOrig="400" w:dyaOrig="360" w14:anchorId="53F0FCB0">
          <v:shape id="_x0000_i1297" type="#_x0000_t75" style="width:19.5pt;height:18pt" o:ole="">
            <v:imagedata r:id="rId514" o:title=""/>
          </v:shape>
          <o:OLEObject Type="Embed" ProgID="Equation.DSMT4" ShapeID="_x0000_i1297" DrawAspect="Content" ObjectID="_1611678823" r:id="rId515"/>
        </w:object>
      </w:r>
      <w:r w:rsidR="00B51402" w:rsidRPr="00B5140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E50E2" w:rsidRPr="001E50E2">
        <w:rPr>
          <w:rFonts w:ascii="Times New Roman" w:hAnsi="Times New Roman"/>
          <w:color w:val="000000"/>
          <w:sz w:val="28"/>
          <w:lang w:val="en-US"/>
        </w:rPr>
        <w:t>and</w:t>
      </w:r>
      <w:r w:rsidR="001E50E2" w:rsidRPr="00B5140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E50E2" w:rsidRPr="005E698A">
        <w:rPr>
          <w:rFonts w:ascii="Times New Roman" w:hAnsi="Times New Roman"/>
          <w:color w:val="000000"/>
          <w:position w:val="-12"/>
          <w:sz w:val="28"/>
        </w:rPr>
        <w:object w:dxaOrig="380" w:dyaOrig="360" w14:anchorId="5F1AC985">
          <v:shape id="_x0000_i1298" type="#_x0000_t75" style="width:19.5pt;height:18pt" o:ole="">
            <v:imagedata r:id="rId516" o:title=""/>
          </v:shape>
          <o:OLEObject Type="Embed" ProgID="Equation.DSMT4" ShapeID="_x0000_i1298" DrawAspect="Content" ObjectID="_1611678824" r:id="rId517"/>
        </w:object>
      </w:r>
      <w:r w:rsidR="001E50E2" w:rsidRPr="00B5140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E50E2" w:rsidRPr="001E50E2">
        <w:rPr>
          <w:rFonts w:ascii="Times New Roman" w:hAnsi="Times New Roman"/>
          <w:color w:val="000000"/>
          <w:sz w:val="28"/>
          <w:lang w:val="en-US"/>
        </w:rPr>
        <w:t>with</w:t>
      </w:r>
      <w:r w:rsidR="001E50E2" w:rsidRPr="00B5140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E50E2" w:rsidRPr="005E698A">
        <w:rPr>
          <w:rFonts w:ascii="Times New Roman" w:hAnsi="Times New Roman"/>
          <w:color w:val="000000"/>
          <w:position w:val="-12"/>
          <w:sz w:val="28"/>
        </w:rPr>
        <w:object w:dxaOrig="440" w:dyaOrig="360" w14:anchorId="21B1EE80">
          <v:shape id="_x0000_i1299" type="#_x0000_t75" style="width:22.5pt;height:18pt" o:ole="">
            <v:imagedata r:id="rId518" o:title=""/>
          </v:shape>
          <o:OLEObject Type="Embed" ProgID="Equation.DSMT4" ShapeID="_x0000_i1299" DrawAspect="Content" ObjectID="_1611678825" r:id="rId519"/>
        </w:object>
      </w:r>
      <w:r w:rsidR="000B09DC" w:rsidRPr="000B09D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E50E2" w:rsidRPr="00AE3112">
        <w:rPr>
          <w:rFonts w:ascii="Times New Roman" w:hAnsi="Times New Roman"/>
          <w:color w:val="000000"/>
          <w:sz w:val="28"/>
          <w:lang w:val="en-US"/>
        </w:rPr>
        <w:t xml:space="preserve">in </w:t>
      </w:r>
      <w:r w:rsidR="009705F8" w:rsidRPr="00066F78">
        <w:rPr>
          <w:rFonts w:ascii="Times New Roman" w:hAnsi="Times New Roman"/>
          <w:color w:val="000000"/>
          <w:position w:val="-10"/>
          <w:sz w:val="28"/>
        </w:rPr>
        <w:object w:dxaOrig="420" w:dyaOrig="360" w14:anchorId="42176FA7">
          <v:shape id="_x0000_i1300" type="#_x0000_t75" style="width:22.5pt;height:19.5pt" o:ole="">
            <v:imagedata r:id="rId520" o:title=""/>
          </v:shape>
          <o:OLEObject Type="Embed" ProgID="Equation.DSMT4" ShapeID="_x0000_i1300" DrawAspect="Content" ObjectID="_1611678826" r:id="rId521"/>
        </w:object>
      </w:r>
      <w:r w:rsidR="00AE3112">
        <w:rPr>
          <w:rFonts w:ascii="Times New Roman" w:hAnsi="Times New Roman"/>
          <w:color w:val="000000"/>
          <w:sz w:val="28"/>
          <w:lang w:val="en-US"/>
        </w:rPr>
        <w:t xml:space="preserve"> term</w:t>
      </w:r>
      <w:r w:rsidR="009705F8" w:rsidRPr="00B51402">
        <w:rPr>
          <w:rFonts w:ascii="Times New Roman" w:hAnsi="Times New Roman"/>
          <w:color w:val="000000"/>
          <w:sz w:val="28"/>
          <w:lang w:val="en-US"/>
        </w:rPr>
        <w:t>:</w:t>
      </w:r>
    </w:p>
    <w:p w14:paraId="1085E21A" w14:textId="77777777" w:rsidR="009705F8" w:rsidRPr="009F23B6" w:rsidRDefault="009705F8" w:rsidP="009705F8">
      <w:pPr>
        <w:spacing w:line="240" w:lineRule="auto"/>
        <w:jc w:val="center"/>
        <w:rPr>
          <w:rFonts w:ascii="Times New Roman" w:hAnsi="Times New Roman"/>
          <w:color w:val="000000"/>
          <w:sz w:val="28"/>
          <w:lang w:val="en-US"/>
        </w:rPr>
      </w:pPr>
      <w:r w:rsidRPr="00CD218F">
        <w:rPr>
          <w:rFonts w:ascii="Times New Roman" w:hAnsi="Times New Roman"/>
          <w:color w:val="000000"/>
          <w:position w:val="-12"/>
          <w:sz w:val="28"/>
        </w:rPr>
        <w:object w:dxaOrig="4620" w:dyaOrig="380" w14:anchorId="18233AA1">
          <v:shape id="_x0000_i1301" type="#_x0000_t75" style="width:231pt;height:19.5pt" o:ole="">
            <v:imagedata r:id="rId522" o:title=""/>
          </v:shape>
          <o:OLEObject Type="Embed" ProgID="Equation.DSMT4" ShapeID="_x0000_i1301" DrawAspect="Content" ObjectID="_1611678827" r:id="rId523"/>
        </w:object>
      </w:r>
      <w:r w:rsidR="000B09DC" w:rsidRPr="009F23B6">
        <w:rPr>
          <w:rFonts w:ascii="Times New Roman" w:hAnsi="Times New Roman"/>
          <w:color w:val="000000"/>
          <w:sz w:val="28"/>
          <w:lang w:val="en-US"/>
        </w:rPr>
        <w:t>.</w:t>
      </w:r>
    </w:p>
    <w:p w14:paraId="7B3FAEDF" w14:textId="77777777" w:rsidR="009705F8" w:rsidRPr="00F73FB9" w:rsidRDefault="000B09DC" w:rsidP="009705F8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Function</w:t>
      </w:r>
      <w:r w:rsidR="009705F8" w:rsidRPr="00CD218F">
        <w:rPr>
          <w:rFonts w:ascii="Times New Roman" w:hAnsi="Times New Roman"/>
          <w:color w:val="000000"/>
          <w:position w:val="-10"/>
          <w:sz w:val="28"/>
        </w:rPr>
        <w:object w:dxaOrig="780" w:dyaOrig="320" w14:anchorId="1A8CE79D">
          <v:shape id="_x0000_i1302" type="#_x0000_t75" style="width:39pt;height:16.5pt" o:ole="">
            <v:imagedata r:id="rId524" o:title=""/>
          </v:shape>
          <o:OLEObject Type="Embed" ProgID="Equation.DSMT4" ShapeID="_x0000_i1302" DrawAspect="Content" ObjectID="_1611678828" r:id="rId525"/>
        </w:object>
      </w:r>
      <w:r w:rsidR="009705F8" w:rsidRPr="000B09DC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 xml:space="preserve">is periodic with period of </w:t>
      </w:r>
      <w:r w:rsidR="009705F8" w:rsidRPr="00CD2763">
        <w:rPr>
          <w:rFonts w:ascii="Times New Roman" w:hAnsi="Times New Roman"/>
          <w:color w:val="000000"/>
          <w:position w:val="-6"/>
          <w:sz w:val="28"/>
        </w:rPr>
        <w:object w:dxaOrig="360" w:dyaOrig="279" w14:anchorId="2A9E438F">
          <v:shape id="_x0000_i1303" type="#_x0000_t75" style="width:18pt;height:13.5pt" o:ole="">
            <v:imagedata r:id="rId526" o:title=""/>
          </v:shape>
          <o:OLEObject Type="Embed" ProgID="Equation.DSMT4" ShapeID="_x0000_i1303" DrawAspect="Content" ObjectID="_1611678829" r:id="rId527"/>
        </w:object>
      </w:r>
      <w:r w:rsidR="009705F8" w:rsidRPr="000B09DC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for both variables</w:t>
      </w:r>
      <w:r w:rsidR="009705F8" w:rsidRPr="000B09DC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F010DD">
        <w:rPr>
          <w:rFonts w:ascii="Times New Roman" w:hAnsi="Times New Roman"/>
          <w:color w:val="000000"/>
          <w:sz w:val="28"/>
          <w:lang w:val="en-US"/>
        </w:rPr>
        <w:t xml:space="preserve">We expand it into a double Fourier series as </w:t>
      </w:r>
      <w:r w:rsidR="009705F8" w:rsidRPr="00A641AC">
        <w:rPr>
          <w:rFonts w:ascii="Times New Roman" w:hAnsi="Times New Roman"/>
          <w:color w:val="000000"/>
          <w:position w:val="-30"/>
          <w:sz w:val="28"/>
        </w:rPr>
        <w:object w:dxaOrig="2160" w:dyaOrig="560" w14:anchorId="14929068">
          <v:shape id="_x0000_i1304" type="#_x0000_t75" style="width:108.75pt;height:28.5pt" o:ole="">
            <v:imagedata r:id="rId528" o:title=""/>
          </v:shape>
          <o:OLEObject Type="Embed" ProgID="Equation.DSMT4" ShapeID="_x0000_i1304" DrawAspect="Content" ObjectID="_1611678830" r:id="rId529"/>
        </w:object>
      </w:r>
      <w:r w:rsidR="009705F8" w:rsidRPr="00F73FB9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F73FB9">
        <w:rPr>
          <w:rFonts w:ascii="Times New Roman" w:hAnsi="Times New Roman"/>
          <w:color w:val="000000"/>
          <w:sz w:val="28"/>
          <w:lang w:val="en-US"/>
        </w:rPr>
        <w:t xml:space="preserve"> Obviously, </w:t>
      </w:r>
      <w:r w:rsidR="009705F8" w:rsidRPr="00400751">
        <w:rPr>
          <w:rFonts w:ascii="Times New Roman" w:hAnsi="Times New Roman"/>
          <w:color w:val="000000"/>
          <w:position w:val="-14"/>
          <w:sz w:val="28"/>
        </w:rPr>
        <w:object w:dxaOrig="1040" w:dyaOrig="380" w14:anchorId="55BA95E2">
          <v:shape id="_x0000_i1305" type="#_x0000_t75" style="width:52.5pt;height:19.5pt" o:ole="">
            <v:imagedata r:id="rId530" o:title=""/>
          </v:shape>
          <o:OLEObject Type="Embed" ProgID="Equation.DSMT4" ShapeID="_x0000_i1305" DrawAspect="Content" ObjectID="_1611678831" r:id="rId531"/>
        </w:object>
      </w:r>
      <w:r w:rsidR="00F73FB9" w:rsidRPr="00F73FB9">
        <w:rPr>
          <w:rFonts w:ascii="Times New Roman" w:hAnsi="Times New Roman"/>
          <w:color w:val="000000"/>
          <w:sz w:val="28"/>
          <w:lang w:val="en-US"/>
        </w:rPr>
        <w:t xml:space="preserve"> and</w:t>
      </w:r>
    </w:p>
    <w:p w14:paraId="5524A064" w14:textId="77777777" w:rsidR="009705F8" w:rsidRPr="009705F8" w:rsidRDefault="009705F8" w:rsidP="009705F8">
      <w:pPr>
        <w:spacing w:line="240" w:lineRule="auto"/>
        <w:jc w:val="right"/>
        <w:rPr>
          <w:rFonts w:ascii="Times New Roman" w:hAnsi="Times New Roman"/>
          <w:color w:val="000000"/>
          <w:sz w:val="28"/>
          <w:lang w:val="ru-RU"/>
        </w:rPr>
      </w:pPr>
      <w:r w:rsidRPr="005E698A">
        <w:rPr>
          <w:rFonts w:ascii="Times New Roman" w:hAnsi="Times New Roman"/>
          <w:color w:val="000000"/>
          <w:position w:val="-32"/>
          <w:sz w:val="28"/>
        </w:rPr>
        <w:object w:dxaOrig="5300" w:dyaOrig="760" w14:anchorId="7214F077">
          <v:shape id="_x0000_i1306" type="#_x0000_t75" style="width:265.5pt;height:37.5pt" o:ole="">
            <v:imagedata r:id="rId532" o:title=""/>
          </v:shape>
          <o:OLEObject Type="Embed" ProgID="Equation.DSMT4" ShapeID="_x0000_i1306" DrawAspect="Content" ObjectID="_1611678832" r:id="rId533"/>
        </w:object>
      </w:r>
      <w:r w:rsidRPr="009705F8">
        <w:rPr>
          <w:rFonts w:ascii="Times New Roman" w:hAnsi="Times New Roman"/>
          <w:color w:val="000000"/>
          <w:sz w:val="28"/>
          <w:lang w:val="ru-RU"/>
        </w:rPr>
        <w:t xml:space="preserve">                                (12)</w:t>
      </w:r>
    </w:p>
    <w:p w14:paraId="7929EE12" w14:textId="77777777" w:rsidR="009705F8" w:rsidRDefault="00F73FB9" w:rsidP="009705F8">
      <w:pPr>
        <w:spacing w:line="240" w:lineRule="auto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Then</w:t>
      </w:r>
    </w:p>
    <w:p w14:paraId="589F2F42" w14:textId="77777777" w:rsidR="009705F8" w:rsidRDefault="009705F8" w:rsidP="009705F8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 w:rsidRPr="00BE07C0">
        <w:rPr>
          <w:rFonts w:ascii="Times New Roman" w:hAnsi="Times New Roman"/>
          <w:color w:val="000000"/>
          <w:position w:val="-32"/>
          <w:sz w:val="28"/>
        </w:rPr>
        <w:object w:dxaOrig="2880" w:dyaOrig="760" w14:anchorId="2859FE9E">
          <v:shape id="_x0000_i1307" type="#_x0000_t75" style="width:2in;height:37.5pt" o:ole="">
            <v:imagedata r:id="rId534" o:title=""/>
          </v:shape>
          <o:OLEObject Type="Embed" ProgID="Equation.DSMT4" ShapeID="_x0000_i1307" DrawAspect="Content" ObjectID="_1611678833" r:id="rId535"/>
        </w:object>
      </w:r>
    </w:p>
    <w:p w14:paraId="6DE4E797" w14:textId="77777777" w:rsidR="009705F8" w:rsidRDefault="009705F8" w:rsidP="009705F8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 w:rsidRPr="000F541F">
        <w:rPr>
          <w:rFonts w:ascii="Times New Roman" w:hAnsi="Times New Roman"/>
          <w:color w:val="000000"/>
          <w:position w:val="-32"/>
          <w:sz w:val="28"/>
        </w:rPr>
        <w:object w:dxaOrig="6300" w:dyaOrig="740" w14:anchorId="1F89B0C4">
          <v:shape id="_x0000_i1308" type="#_x0000_t75" style="width:341.25pt;height:39.75pt" o:ole="">
            <v:imagedata r:id="rId536" o:title=""/>
          </v:shape>
          <o:OLEObject Type="Embed" ProgID="Equation.DSMT4" ShapeID="_x0000_i1308" DrawAspect="Content" ObjectID="_1611678834" r:id="rId537"/>
        </w:object>
      </w:r>
    </w:p>
    <w:p w14:paraId="01958C49" w14:textId="77777777" w:rsidR="009705F8" w:rsidRPr="009F23B6" w:rsidRDefault="009705F8" w:rsidP="009705F8">
      <w:pPr>
        <w:spacing w:line="240" w:lineRule="auto"/>
        <w:jc w:val="right"/>
        <w:rPr>
          <w:rFonts w:ascii="Times New Roman" w:hAnsi="Times New Roman"/>
          <w:color w:val="000000"/>
          <w:sz w:val="28"/>
          <w:lang w:val="en-US"/>
        </w:rPr>
      </w:pPr>
      <w:r w:rsidRPr="000F541F">
        <w:rPr>
          <w:rFonts w:ascii="Times New Roman" w:hAnsi="Times New Roman"/>
          <w:color w:val="000000"/>
          <w:position w:val="-32"/>
          <w:sz w:val="28"/>
        </w:rPr>
        <w:object w:dxaOrig="6540" w:dyaOrig="740" w14:anchorId="004F1FFB">
          <v:shape id="_x0000_i1309" type="#_x0000_t75" style="width:351pt;height:39.75pt" o:ole="">
            <v:imagedata r:id="rId538" o:title=""/>
          </v:shape>
          <o:OLEObject Type="Embed" ProgID="Equation.DSMT4" ShapeID="_x0000_i1309" DrawAspect="Content" ObjectID="_1611678835" r:id="rId539"/>
        </w:object>
      </w:r>
      <w:r w:rsidRPr="009F23B6">
        <w:rPr>
          <w:rFonts w:ascii="Times New Roman" w:hAnsi="Times New Roman"/>
          <w:color w:val="000000"/>
          <w:sz w:val="28"/>
          <w:lang w:val="en-US"/>
        </w:rPr>
        <w:t xml:space="preserve">           (13)</w:t>
      </w:r>
    </w:p>
    <w:p w14:paraId="61338CE2" w14:textId="77777777" w:rsidR="009705F8" w:rsidRPr="007279C7" w:rsidRDefault="009705F8" w:rsidP="009705F8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9F23B6">
        <w:rPr>
          <w:rFonts w:ascii="Times New Roman" w:hAnsi="Times New Roman"/>
          <w:color w:val="000000"/>
          <w:sz w:val="28"/>
          <w:lang w:val="en-US"/>
        </w:rPr>
        <w:tab/>
      </w:r>
      <w:r w:rsidR="00E152F7">
        <w:rPr>
          <w:rFonts w:ascii="Times New Roman" w:hAnsi="Times New Roman"/>
          <w:color w:val="000000"/>
          <w:sz w:val="28"/>
          <w:lang w:val="en-US"/>
        </w:rPr>
        <w:t>We define average ionization speed over long time as</w:t>
      </w:r>
      <w:r w:rsidRPr="007279C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5D08C0">
        <w:rPr>
          <w:rFonts w:ascii="Times New Roman" w:hAnsi="Times New Roman"/>
          <w:color w:val="000000"/>
          <w:position w:val="-20"/>
          <w:sz w:val="28"/>
        </w:rPr>
        <w:object w:dxaOrig="2220" w:dyaOrig="480" w14:anchorId="768A8C50">
          <v:shape id="_x0000_i1310" type="#_x0000_t75" style="width:111pt;height:24pt" o:ole="">
            <v:imagedata r:id="rId540" o:title=""/>
          </v:shape>
          <o:OLEObject Type="Embed" ProgID="Equation.DSMT4" ShapeID="_x0000_i1310" DrawAspect="Content" ObjectID="_1611678836" r:id="rId541"/>
        </w:object>
      </w:r>
      <w:r w:rsidRPr="007279C7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7279C7">
        <w:rPr>
          <w:rFonts w:ascii="Times New Roman" w:hAnsi="Times New Roman"/>
          <w:color w:val="000000"/>
          <w:sz w:val="28"/>
          <w:lang w:val="en-US"/>
        </w:rPr>
        <w:t>Considering</w:t>
      </w:r>
      <w:r w:rsidR="007279C7" w:rsidRPr="007279C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279C7">
        <w:rPr>
          <w:rFonts w:ascii="Times New Roman" w:hAnsi="Times New Roman"/>
          <w:color w:val="000000"/>
          <w:sz w:val="28"/>
          <w:lang w:val="en-US"/>
        </w:rPr>
        <w:t>usual</w:t>
      </w:r>
      <w:r w:rsidR="007279C7" w:rsidRPr="007279C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279C7">
        <w:rPr>
          <w:rFonts w:ascii="Times New Roman" w:hAnsi="Times New Roman"/>
          <w:color w:val="000000"/>
          <w:sz w:val="28"/>
          <w:lang w:val="en-US"/>
        </w:rPr>
        <w:t>limit</w:t>
      </w:r>
      <w:r w:rsidR="007279C7" w:rsidRPr="007279C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279C7">
        <w:rPr>
          <w:rFonts w:ascii="Times New Roman" w:hAnsi="Times New Roman"/>
          <w:color w:val="000000"/>
          <w:sz w:val="28"/>
          <w:lang w:val="en-US"/>
        </w:rPr>
        <w:t>representation</w:t>
      </w:r>
      <w:r w:rsidR="007279C7" w:rsidRPr="007279C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279C7">
        <w:rPr>
          <w:rFonts w:ascii="Times New Roman" w:hAnsi="Times New Roman"/>
          <w:color w:val="000000"/>
          <w:sz w:val="28"/>
          <w:lang w:val="en-US"/>
        </w:rPr>
        <w:t>of</w:t>
      </w:r>
      <w:r w:rsidRPr="007279C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5D08C0">
        <w:rPr>
          <w:rFonts w:ascii="Times New Roman" w:hAnsi="Times New Roman"/>
          <w:color w:val="000000"/>
          <w:position w:val="-6"/>
          <w:sz w:val="28"/>
        </w:rPr>
        <w:object w:dxaOrig="220" w:dyaOrig="279" w14:anchorId="3C35D8BE">
          <v:shape id="_x0000_i1311" type="#_x0000_t75" style="width:10.5pt;height:13.5pt" o:ole="">
            <v:imagedata r:id="rId542" o:title=""/>
          </v:shape>
          <o:OLEObject Type="Embed" ProgID="Equation.DSMT4" ShapeID="_x0000_i1311" DrawAspect="Content" ObjectID="_1611678837" r:id="rId543"/>
        </w:object>
      </w:r>
      <w:r w:rsidRPr="007279C7">
        <w:rPr>
          <w:rFonts w:ascii="Times New Roman" w:hAnsi="Times New Roman"/>
          <w:color w:val="000000"/>
          <w:sz w:val="28"/>
          <w:lang w:val="en-US"/>
        </w:rPr>
        <w:t>-</w:t>
      </w:r>
      <w:r w:rsidR="007279C7">
        <w:rPr>
          <w:rFonts w:ascii="Times New Roman" w:hAnsi="Times New Roman"/>
          <w:color w:val="000000"/>
          <w:sz w:val="28"/>
          <w:lang w:val="en-US"/>
        </w:rPr>
        <w:t>function</w:t>
      </w:r>
      <w:r w:rsidR="002375D1">
        <w:rPr>
          <w:rFonts w:ascii="Times New Roman" w:hAnsi="Times New Roman"/>
          <w:color w:val="000000"/>
          <w:sz w:val="28"/>
          <w:lang w:val="en-US"/>
        </w:rPr>
        <w:t xml:space="preserve">s as imaginary exponentials </w:t>
      </w:r>
      <w:r w:rsidR="007279C7" w:rsidRPr="002375D1">
        <w:rPr>
          <w:rFonts w:ascii="Times New Roman" w:hAnsi="Times New Roman"/>
          <w:color w:val="000000" w:themeColor="text1"/>
          <w:sz w:val="28"/>
          <w:lang w:val="en-US"/>
        </w:rPr>
        <w:t>up to unimportant factor</w:t>
      </w:r>
      <w:r w:rsidR="00407972">
        <w:rPr>
          <w:rFonts w:ascii="Times New Roman" w:hAnsi="Times New Roman"/>
          <w:color w:val="000000" w:themeColor="text1"/>
          <w:sz w:val="28"/>
          <w:lang w:val="en-US"/>
        </w:rPr>
        <w:t>s</w:t>
      </w:r>
      <w:r w:rsidR="007279C7">
        <w:rPr>
          <w:rFonts w:ascii="Times New Roman" w:hAnsi="Times New Roman"/>
          <w:color w:val="000000"/>
          <w:sz w:val="28"/>
          <w:lang w:val="en-US"/>
        </w:rPr>
        <w:t xml:space="preserve"> we see that only series terms with </w:t>
      </w:r>
      <w:r w:rsidR="007279C7" w:rsidRPr="008C5540">
        <w:rPr>
          <w:rFonts w:ascii="Times New Roman" w:hAnsi="Times New Roman"/>
          <w:color w:val="000000"/>
          <w:position w:val="-6"/>
          <w:sz w:val="28"/>
        </w:rPr>
        <w:object w:dxaOrig="639" w:dyaOrig="279" w14:anchorId="78C8C6AA">
          <v:shape id="_x0000_i1312" type="#_x0000_t75" style="width:31.5pt;height:13.5pt" o:ole="">
            <v:imagedata r:id="rId544" o:title=""/>
          </v:shape>
          <o:OLEObject Type="Embed" ProgID="Equation.DSMT4" ShapeID="_x0000_i1312" DrawAspect="Content" ObjectID="_1611678838" r:id="rId545"/>
        </w:object>
      </w:r>
      <w:r w:rsidR="007279C7" w:rsidRPr="007279C7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7279C7" w:rsidRPr="008C5540">
        <w:rPr>
          <w:rFonts w:ascii="Times New Roman" w:hAnsi="Times New Roman"/>
          <w:color w:val="000000"/>
          <w:position w:val="-6"/>
          <w:sz w:val="28"/>
        </w:rPr>
        <w:object w:dxaOrig="740" w:dyaOrig="279" w14:anchorId="497A5933">
          <v:shape id="_x0000_i1313" type="#_x0000_t75" style="width:37.5pt;height:13.5pt" o:ole="">
            <v:imagedata r:id="rId546" o:title=""/>
          </v:shape>
          <o:OLEObject Type="Embed" ProgID="Equation.DSMT4" ShapeID="_x0000_i1313" DrawAspect="Content" ObjectID="_1611678839" r:id="rId547"/>
        </w:object>
      </w:r>
      <w:r w:rsidR="007279C7" w:rsidRPr="007279C7">
        <w:rPr>
          <w:rFonts w:ascii="Times New Roman" w:hAnsi="Times New Roman"/>
          <w:color w:val="000000"/>
          <w:sz w:val="28"/>
          <w:lang w:val="en-US"/>
        </w:rPr>
        <w:t xml:space="preserve"> are left in</w:t>
      </w:r>
      <w:r w:rsidR="007279C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7279C7">
        <w:rPr>
          <w:rFonts w:ascii="Times New Roman" w:hAnsi="Times New Roman"/>
          <w:color w:val="000000"/>
          <w:sz w:val="28"/>
          <w:lang w:val="en-US"/>
        </w:rPr>
        <w:t>(13)</w:t>
      </w:r>
      <w:r w:rsidR="007279C7">
        <w:rPr>
          <w:rFonts w:ascii="Times New Roman" w:hAnsi="Times New Roman"/>
          <w:color w:val="000000"/>
          <w:sz w:val="28"/>
          <w:lang w:val="en-US"/>
        </w:rPr>
        <w:t xml:space="preserve"> and</w:t>
      </w:r>
    </w:p>
    <w:p w14:paraId="11B09512" w14:textId="77777777" w:rsidR="009705F8" w:rsidRPr="009F23B6" w:rsidRDefault="009705F8" w:rsidP="009705F8">
      <w:pPr>
        <w:spacing w:line="240" w:lineRule="auto"/>
        <w:jc w:val="right"/>
        <w:rPr>
          <w:rFonts w:ascii="Times New Roman" w:hAnsi="Times New Roman"/>
          <w:color w:val="000000"/>
          <w:sz w:val="28"/>
          <w:lang w:val="en-US"/>
        </w:rPr>
      </w:pPr>
      <w:r w:rsidRPr="0043010C">
        <w:rPr>
          <w:rFonts w:ascii="Times New Roman" w:hAnsi="Times New Roman"/>
          <w:color w:val="000000"/>
          <w:position w:val="-30"/>
          <w:sz w:val="28"/>
        </w:rPr>
        <w:object w:dxaOrig="5600" w:dyaOrig="580" w14:anchorId="75BCD3AA">
          <v:shape id="_x0000_i1314" type="#_x0000_t75" style="width:280.5pt;height:28.5pt" o:ole="">
            <v:imagedata r:id="rId548" o:title=""/>
          </v:shape>
          <o:OLEObject Type="Embed" ProgID="Equation.DSMT4" ShapeID="_x0000_i1314" DrawAspect="Content" ObjectID="_1611678840" r:id="rId549"/>
        </w:object>
      </w:r>
      <w:r w:rsidRPr="009F23B6">
        <w:rPr>
          <w:rFonts w:ascii="Times New Roman" w:hAnsi="Times New Roman"/>
          <w:color w:val="000000"/>
          <w:sz w:val="28"/>
          <w:lang w:val="en-US"/>
        </w:rPr>
        <w:t xml:space="preserve">                      (14)</w:t>
      </w:r>
    </w:p>
    <w:p w14:paraId="3E537FBF" w14:textId="77777777" w:rsidR="009705F8" w:rsidRPr="00D502D5" w:rsidRDefault="00622044" w:rsidP="009705F8">
      <w:pPr>
        <w:spacing w:line="24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It</w:t>
      </w:r>
      <w:r w:rsidRPr="00144EF7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is</w:t>
      </w:r>
      <w:r w:rsidRPr="00144EF7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obvious</w:t>
      </w:r>
      <w:r w:rsidRPr="00144EF7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from</w:t>
      </w:r>
      <w:r w:rsidR="009705F8" w:rsidRPr="00144EF7">
        <w:rPr>
          <w:rFonts w:ascii="Times New Roman" w:hAnsi="Times New Roman"/>
          <w:sz w:val="28"/>
          <w:lang w:val="en-US"/>
        </w:rPr>
        <w:t xml:space="preserve"> </w:t>
      </w:r>
      <w:r w:rsidRPr="00144EF7">
        <w:rPr>
          <w:rFonts w:ascii="Times New Roman" w:hAnsi="Times New Roman"/>
          <w:sz w:val="28"/>
          <w:lang w:val="en-US"/>
        </w:rPr>
        <w:t xml:space="preserve">(12) </w:t>
      </w:r>
      <w:r w:rsidRPr="00622044">
        <w:rPr>
          <w:rFonts w:ascii="Times New Roman" w:hAnsi="Times New Roman"/>
          <w:sz w:val="28"/>
          <w:lang w:val="en-US"/>
        </w:rPr>
        <w:t>and</w:t>
      </w:r>
      <w:r w:rsidR="009705F8" w:rsidRPr="00144EF7">
        <w:rPr>
          <w:rFonts w:ascii="Times New Roman" w:hAnsi="Times New Roman"/>
          <w:sz w:val="28"/>
          <w:lang w:val="en-US"/>
        </w:rPr>
        <w:t xml:space="preserve"> (14) </w:t>
      </w:r>
      <w:r w:rsidR="00144EF7">
        <w:rPr>
          <w:rFonts w:ascii="Times New Roman" w:hAnsi="Times New Roman"/>
          <w:sz w:val="28"/>
          <w:lang w:val="en-US"/>
        </w:rPr>
        <w:t>that</w:t>
      </w:r>
      <w:r w:rsidR="00144EF7" w:rsidRPr="00144EF7">
        <w:rPr>
          <w:rFonts w:ascii="Times New Roman" w:hAnsi="Times New Roman"/>
          <w:sz w:val="28"/>
          <w:lang w:val="en-US"/>
        </w:rPr>
        <w:t xml:space="preserve"> </w:t>
      </w:r>
      <w:r w:rsidR="00144EF7">
        <w:rPr>
          <w:rFonts w:ascii="Times New Roman" w:hAnsi="Times New Roman"/>
          <w:sz w:val="28"/>
          <w:lang w:val="en-US"/>
        </w:rPr>
        <w:t>phase</w:t>
      </w:r>
      <w:r w:rsidR="009705F8" w:rsidRPr="00144EF7">
        <w:rPr>
          <w:rFonts w:ascii="Times New Roman" w:hAnsi="Times New Roman"/>
          <w:sz w:val="28"/>
          <w:lang w:val="en-US"/>
        </w:rPr>
        <w:t xml:space="preserve"> </w:t>
      </w:r>
      <w:r w:rsidR="009705F8" w:rsidRPr="00C662B6">
        <w:rPr>
          <w:rFonts w:ascii="Times New Roman" w:hAnsi="Times New Roman"/>
          <w:position w:val="-12"/>
          <w:sz w:val="28"/>
        </w:rPr>
        <w:object w:dxaOrig="279" w:dyaOrig="360" w14:anchorId="68110E4D">
          <v:shape id="_x0000_i1315" type="#_x0000_t75" style="width:13.5pt;height:18pt" o:ole="">
            <v:imagedata r:id="rId550" o:title=""/>
          </v:shape>
          <o:OLEObject Type="Embed" ProgID="Equation.DSMT4" ShapeID="_x0000_i1315" DrawAspect="Content" ObjectID="_1611678841" r:id="rId551"/>
        </w:object>
      </w:r>
      <w:r w:rsidR="00144EF7" w:rsidRPr="00144EF7">
        <w:rPr>
          <w:rFonts w:ascii="Times New Roman" w:hAnsi="Times New Roman"/>
          <w:sz w:val="28"/>
          <w:lang w:val="en-US"/>
        </w:rPr>
        <w:t xml:space="preserve"> doesn’t </w:t>
      </w:r>
      <w:r w:rsidR="00144EF7">
        <w:rPr>
          <w:rFonts w:ascii="Times New Roman" w:hAnsi="Times New Roman"/>
          <w:sz w:val="28"/>
          <w:lang w:val="en-US"/>
        </w:rPr>
        <w:t>affect the result</w:t>
      </w:r>
      <w:r w:rsidR="00407972">
        <w:rPr>
          <w:rFonts w:ascii="Times New Roman" w:hAnsi="Times New Roman"/>
          <w:sz w:val="28"/>
          <w:lang w:val="en-US"/>
        </w:rPr>
        <w:t>s</w:t>
      </w:r>
      <w:r w:rsidR="00144EF7" w:rsidRPr="00144EF7">
        <w:rPr>
          <w:rFonts w:ascii="Times New Roman" w:hAnsi="Times New Roman"/>
          <w:sz w:val="28"/>
          <w:lang w:val="en-US"/>
        </w:rPr>
        <w:t xml:space="preserve">, </w:t>
      </w:r>
      <w:r w:rsidR="00144EF7">
        <w:rPr>
          <w:rFonts w:ascii="Times New Roman" w:hAnsi="Times New Roman"/>
          <w:sz w:val="28"/>
          <w:lang w:val="en-US"/>
        </w:rPr>
        <w:t xml:space="preserve">thus its value can be set as </w:t>
      </w:r>
      <w:r w:rsidR="009705F8" w:rsidRPr="00144EF7">
        <w:rPr>
          <w:rFonts w:ascii="Times New Roman" w:hAnsi="Times New Roman"/>
          <w:sz w:val="28"/>
          <w:lang w:val="en-US"/>
        </w:rPr>
        <w:t xml:space="preserve">0. </w:t>
      </w:r>
      <w:r w:rsidR="00D502D5">
        <w:rPr>
          <w:rFonts w:ascii="Times New Roman" w:hAnsi="Times New Roman"/>
          <w:sz w:val="28"/>
          <w:lang w:val="en-US"/>
        </w:rPr>
        <w:t>Indeed</w:t>
      </w:r>
      <w:r w:rsidR="00D502D5" w:rsidRPr="00D502D5">
        <w:rPr>
          <w:rFonts w:ascii="Times New Roman" w:hAnsi="Times New Roman"/>
          <w:sz w:val="28"/>
          <w:lang w:val="en-US"/>
        </w:rPr>
        <w:t xml:space="preserve">, </w:t>
      </w:r>
      <w:r w:rsidR="00D502D5">
        <w:rPr>
          <w:rFonts w:ascii="Times New Roman" w:hAnsi="Times New Roman"/>
          <w:sz w:val="28"/>
          <w:lang w:val="en-US"/>
        </w:rPr>
        <w:t>replacing</w:t>
      </w:r>
      <w:r w:rsidR="00D502D5" w:rsidRPr="00D502D5">
        <w:rPr>
          <w:rFonts w:ascii="Times New Roman" w:hAnsi="Times New Roman"/>
          <w:sz w:val="28"/>
          <w:lang w:val="en-US"/>
        </w:rPr>
        <w:t xml:space="preserve"> </w:t>
      </w:r>
      <w:r w:rsidR="009705F8" w:rsidRPr="00C662B6">
        <w:rPr>
          <w:rFonts w:ascii="Times New Roman" w:hAnsi="Times New Roman"/>
          <w:position w:val="-12"/>
          <w:sz w:val="28"/>
        </w:rPr>
        <w:object w:dxaOrig="1460" w:dyaOrig="360" w14:anchorId="715E8F63">
          <v:shape id="_x0000_i1316" type="#_x0000_t75" style="width:73.5pt;height:18pt" o:ole="">
            <v:imagedata r:id="rId552" o:title=""/>
          </v:shape>
          <o:OLEObject Type="Embed" ProgID="Equation.DSMT4" ShapeID="_x0000_i1316" DrawAspect="Content" ObjectID="_1611678842" r:id="rId553"/>
        </w:object>
      </w:r>
      <w:r w:rsidR="00D502D5" w:rsidRPr="00D502D5">
        <w:rPr>
          <w:rFonts w:ascii="Times New Roman" w:hAnsi="Times New Roman"/>
          <w:sz w:val="28"/>
          <w:lang w:val="en-US"/>
        </w:rPr>
        <w:t xml:space="preserve"> in</w:t>
      </w:r>
      <w:r w:rsidR="009705F8" w:rsidRPr="00D502D5">
        <w:rPr>
          <w:rFonts w:ascii="Times New Roman" w:hAnsi="Times New Roman"/>
          <w:sz w:val="28"/>
          <w:lang w:val="en-US"/>
        </w:rPr>
        <w:t xml:space="preserve"> (12) </w:t>
      </w:r>
      <w:r w:rsidR="00D502D5">
        <w:rPr>
          <w:rFonts w:ascii="Times New Roman" w:hAnsi="Times New Roman"/>
          <w:sz w:val="28"/>
          <w:lang w:val="en-US"/>
        </w:rPr>
        <w:t>leads to multiplication of</w:t>
      </w:r>
      <w:r w:rsidR="009705F8" w:rsidRPr="00D502D5">
        <w:rPr>
          <w:rFonts w:ascii="Times New Roman" w:hAnsi="Times New Roman"/>
          <w:sz w:val="28"/>
          <w:lang w:val="en-US"/>
        </w:rPr>
        <w:t xml:space="preserve"> </w:t>
      </w:r>
      <w:r w:rsidR="009705F8" w:rsidRPr="00C662B6">
        <w:rPr>
          <w:rFonts w:ascii="Times New Roman" w:hAnsi="Times New Roman"/>
          <w:position w:val="-14"/>
          <w:sz w:val="28"/>
        </w:rPr>
        <w:object w:dxaOrig="420" w:dyaOrig="380" w14:anchorId="53AFCCFD">
          <v:shape id="_x0000_i1317" type="#_x0000_t75" style="width:21pt;height:19.5pt" o:ole="">
            <v:imagedata r:id="rId554" o:title=""/>
          </v:shape>
          <o:OLEObject Type="Embed" ProgID="Equation.DSMT4" ShapeID="_x0000_i1317" DrawAspect="Content" ObjectID="_1611678843" r:id="rId555"/>
        </w:object>
      </w:r>
      <w:r w:rsidR="009705F8" w:rsidRPr="00D502D5">
        <w:rPr>
          <w:rFonts w:ascii="Times New Roman" w:hAnsi="Times New Roman"/>
          <w:sz w:val="28"/>
          <w:lang w:val="en-US"/>
        </w:rPr>
        <w:t xml:space="preserve"> </w:t>
      </w:r>
      <w:r w:rsidR="00D502D5" w:rsidRPr="00D502D5">
        <w:rPr>
          <w:rFonts w:ascii="Times New Roman" w:hAnsi="Times New Roman"/>
          <w:sz w:val="28"/>
          <w:lang w:val="en-US"/>
        </w:rPr>
        <w:t>by</w:t>
      </w:r>
      <w:r w:rsidR="009705F8" w:rsidRPr="00D502D5">
        <w:rPr>
          <w:rFonts w:ascii="Times New Roman" w:hAnsi="Times New Roman"/>
          <w:sz w:val="28"/>
          <w:lang w:val="en-US"/>
        </w:rPr>
        <w:t xml:space="preserve"> </w:t>
      </w:r>
      <w:r w:rsidR="009705F8" w:rsidRPr="00C662B6">
        <w:rPr>
          <w:rFonts w:ascii="Times New Roman" w:hAnsi="Times New Roman"/>
          <w:position w:val="-6"/>
          <w:sz w:val="28"/>
        </w:rPr>
        <w:object w:dxaOrig="560" w:dyaOrig="320" w14:anchorId="1A57E1DA">
          <v:shape id="_x0000_i1318" type="#_x0000_t75" style="width:28.5pt;height:16.5pt" o:ole="">
            <v:imagedata r:id="rId556" o:title=""/>
          </v:shape>
          <o:OLEObject Type="Embed" ProgID="Equation.DSMT4" ShapeID="_x0000_i1318" DrawAspect="Content" ObjectID="_1611678844" r:id="rId557"/>
        </w:object>
      </w:r>
      <w:r w:rsidR="009705F8" w:rsidRPr="00D502D5">
        <w:rPr>
          <w:rFonts w:ascii="Times New Roman" w:hAnsi="Times New Roman"/>
          <w:sz w:val="28"/>
          <w:lang w:val="en-US"/>
        </w:rPr>
        <w:t xml:space="preserve">, </w:t>
      </w:r>
      <w:r w:rsidR="00D502D5">
        <w:rPr>
          <w:rFonts w:ascii="Times New Roman" w:hAnsi="Times New Roman"/>
          <w:sz w:val="28"/>
          <w:lang w:val="en-US"/>
        </w:rPr>
        <w:t>which doesn’t affect</w:t>
      </w:r>
      <w:r w:rsidR="009705F8" w:rsidRPr="00D502D5">
        <w:rPr>
          <w:rFonts w:ascii="Times New Roman" w:hAnsi="Times New Roman"/>
          <w:sz w:val="28"/>
          <w:lang w:val="en-US"/>
        </w:rPr>
        <w:t xml:space="preserve"> </w:t>
      </w:r>
      <w:r w:rsidR="009705F8" w:rsidRPr="00C662B6">
        <w:rPr>
          <w:rFonts w:ascii="Times New Roman" w:hAnsi="Times New Roman"/>
          <w:position w:val="-14"/>
          <w:sz w:val="28"/>
        </w:rPr>
        <w:object w:dxaOrig="600" w:dyaOrig="380" w14:anchorId="388016CD">
          <v:shape id="_x0000_i1319" type="#_x0000_t75" style="width:30pt;height:19.5pt" o:ole="">
            <v:imagedata r:id="rId558" o:title=""/>
          </v:shape>
          <o:OLEObject Type="Embed" ProgID="Equation.DSMT4" ShapeID="_x0000_i1319" DrawAspect="Content" ObjectID="_1611678845" r:id="rId559"/>
        </w:object>
      </w:r>
      <w:r w:rsidR="009705F8" w:rsidRPr="00D502D5">
        <w:rPr>
          <w:rFonts w:ascii="Times New Roman" w:hAnsi="Times New Roman"/>
          <w:sz w:val="28"/>
          <w:lang w:val="en-US"/>
        </w:rPr>
        <w:t>.</w:t>
      </w:r>
    </w:p>
    <w:p w14:paraId="2458A2AC" w14:textId="77777777" w:rsidR="009705F8" w:rsidRPr="0017514D" w:rsidRDefault="0056765A" w:rsidP="009705F8">
      <w:pPr>
        <w:spacing w:line="240" w:lineRule="auto"/>
        <w:ind w:firstLine="708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Using</w:t>
      </w:r>
      <w:r w:rsidRPr="0017514D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cylindrical</w:t>
      </w:r>
      <w:r w:rsidRPr="0017514D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coordinate</w:t>
      </w:r>
      <w:r w:rsidRPr="0017514D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system</w:t>
      </w:r>
      <w:r w:rsidR="0017514D" w:rsidRPr="0017514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514D" w:rsidRPr="00F53AD4">
        <w:rPr>
          <w:rFonts w:ascii="Times New Roman" w:hAnsi="Times New Roman"/>
          <w:color w:val="000000"/>
          <w:position w:val="-12"/>
          <w:sz w:val="28"/>
        </w:rPr>
        <w:object w:dxaOrig="820" w:dyaOrig="360" w14:anchorId="24F78F90">
          <v:shape id="_x0000_i1320" type="#_x0000_t75" style="width:40.5pt;height:18pt" o:ole="">
            <v:imagedata r:id="rId560" o:title=""/>
          </v:shape>
          <o:OLEObject Type="Embed" ProgID="Equation.DSMT4" ShapeID="_x0000_i1320" DrawAspect="Content" ObjectID="_1611678846" r:id="rId561"/>
        </w:object>
      </w:r>
      <w:r w:rsidRPr="0017514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514D">
        <w:rPr>
          <w:rFonts w:ascii="Times New Roman" w:hAnsi="Times New Roman"/>
          <w:color w:val="000000"/>
          <w:sz w:val="28"/>
          <w:lang w:val="en-US"/>
        </w:rPr>
        <w:t>with</w:t>
      </w:r>
      <w:r w:rsidR="0017514D" w:rsidRPr="0017514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514D">
        <w:rPr>
          <w:rFonts w:ascii="Times New Roman" w:hAnsi="Times New Roman"/>
          <w:color w:val="000000"/>
          <w:sz w:val="28"/>
          <w:lang w:val="en-US"/>
        </w:rPr>
        <w:t>axis</w:t>
      </w:r>
      <w:r w:rsidR="0017514D" w:rsidRPr="0017514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05F8" w:rsidRPr="005B7979">
        <w:rPr>
          <w:rFonts w:ascii="Times New Roman" w:hAnsi="Times New Roman"/>
          <w:color w:val="000000"/>
          <w:position w:val="-12"/>
          <w:sz w:val="28"/>
        </w:rPr>
        <w:object w:dxaOrig="240" w:dyaOrig="360" w14:anchorId="484B6007">
          <v:shape id="_x0000_i1321" type="#_x0000_t75" style="width:12pt;height:18pt" o:ole="">
            <v:imagedata r:id="rId562" o:title=""/>
          </v:shape>
          <o:OLEObject Type="Embed" ProgID="Equation.DSMT4" ShapeID="_x0000_i1321" DrawAspect="Content" ObjectID="_1611678847" r:id="rId563"/>
        </w:object>
      </w:r>
      <w:r w:rsidR="009705F8" w:rsidRPr="0017514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514D">
        <w:rPr>
          <w:rFonts w:ascii="Times New Roman" w:hAnsi="Times New Roman"/>
          <w:color w:val="000000"/>
          <w:sz w:val="28"/>
          <w:lang w:val="en-US"/>
        </w:rPr>
        <w:t xml:space="preserve">and defining </w:t>
      </w:r>
      <w:r w:rsidR="009705F8" w:rsidRPr="005B7979">
        <w:rPr>
          <w:rFonts w:ascii="Times New Roman" w:hAnsi="Times New Roman"/>
          <w:color w:val="000000"/>
          <w:position w:val="-14"/>
          <w:sz w:val="28"/>
        </w:rPr>
        <w:object w:dxaOrig="3560" w:dyaOrig="400" w14:anchorId="0EAFC8C8">
          <v:shape id="_x0000_i1322" type="#_x0000_t75" style="width:154.5pt;height:17.25pt" o:ole="">
            <v:imagedata r:id="rId564" o:title=""/>
          </v:shape>
          <o:OLEObject Type="Embed" ProgID="Equation.DSMT4" ShapeID="_x0000_i1322" DrawAspect="Content" ObjectID="_1611678848" r:id="rId565"/>
        </w:object>
      </w:r>
      <w:r w:rsidR="009705F8" w:rsidRPr="0017514D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17514D" w:rsidRPr="0017514D">
        <w:rPr>
          <w:rFonts w:ascii="Times New Roman" w:hAnsi="Times New Roman"/>
          <w:color w:val="000000"/>
          <w:sz w:val="28"/>
          <w:lang w:val="en-US"/>
        </w:rPr>
        <w:t>from</w:t>
      </w:r>
      <w:r w:rsidR="009705F8" w:rsidRPr="0017514D">
        <w:rPr>
          <w:rFonts w:ascii="Times New Roman" w:hAnsi="Times New Roman"/>
          <w:color w:val="000000"/>
          <w:sz w:val="28"/>
          <w:lang w:val="en-US"/>
        </w:rPr>
        <w:t xml:space="preserve"> (13) </w:t>
      </w:r>
      <w:r w:rsidR="0017514D">
        <w:rPr>
          <w:rFonts w:ascii="Times New Roman" w:hAnsi="Times New Roman"/>
          <w:color w:val="000000"/>
          <w:sz w:val="28"/>
          <w:lang w:val="en-US"/>
        </w:rPr>
        <w:t>we have</w:t>
      </w:r>
    </w:p>
    <w:p w14:paraId="7765639E" w14:textId="77777777" w:rsidR="009705F8" w:rsidRPr="009F23B6" w:rsidRDefault="009705F8" w:rsidP="009705F8">
      <w:pPr>
        <w:spacing w:line="240" w:lineRule="auto"/>
        <w:jc w:val="right"/>
        <w:rPr>
          <w:rFonts w:ascii="Times New Roman" w:hAnsi="Times New Roman"/>
          <w:color w:val="000000"/>
          <w:sz w:val="28"/>
          <w:lang w:val="en-US"/>
        </w:rPr>
      </w:pPr>
      <w:r w:rsidRPr="0043010C">
        <w:rPr>
          <w:rFonts w:ascii="Times New Roman" w:hAnsi="Times New Roman"/>
          <w:color w:val="000000"/>
          <w:position w:val="-30"/>
          <w:sz w:val="28"/>
        </w:rPr>
        <w:object w:dxaOrig="2040" w:dyaOrig="700" w14:anchorId="08B66B24">
          <v:shape id="_x0000_i1323" type="#_x0000_t75" style="width:102pt;height:34.5pt" o:ole="">
            <v:imagedata r:id="rId566" o:title=""/>
          </v:shape>
          <o:OLEObject Type="Embed" ProgID="Equation.DSMT4" ShapeID="_x0000_i1323" DrawAspect="Content" ObjectID="_1611678849" r:id="rId567"/>
        </w:object>
      </w:r>
      <w:r w:rsidRPr="009F23B6">
        <w:rPr>
          <w:rFonts w:ascii="Times New Roman" w:hAnsi="Times New Roman"/>
          <w:color w:val="000000"/>
          <w:sz w:val="28"/>
          <w:lang w:val="en-US"/>
        </w:rPr>
        <w:t xml:space="preserve">                                                     (15)</w:t>
      </w:r>
    </w:p>
    <w:p w14:paraId="07AB9B04" w14:textId="77777777" w:rsidR="009705F8" w:rsidRPr="009F23B6" w:rsidRDefault="009705F8" w:rsidP="009705F8">
      <w:pPr>
        <w:spacing w:line="240" w:lineRule="auto"/>
        <w:jc w:val="right"/>
        <w:rPr>
          <w:rFonts w:ascii="Times New Roman" w:hAnsi="Times New Roman"/>
          <w:color w:val="000000"/>
          <w:sz w:val="28"/>
          <w:lang w:val="en-US"/>
        </w:rPr>
      </w:pPr>
      <w:r w:rsidRPr="003567C3">
        <w:rPr>
          <w:rFonts w:ascii="Times New Roman" w:hAnsi="Times New Roman"/>
          <w:color w:val="000000"/>
          <w:position w:val="-16"/>
          <w:sz w:val="28"/>
        </w:rPr>
        <w:object w:dxaOrig="5600" w:dyaOrig="440" w14:anchorId="5938E652">
          <v:shape id="_x0000_i1324" type="#_x0000_t75" style="width:280.5pt;height:22.5pt" o:ole="">
            <v:imagedata r:id="rId568" o:title=""/>
          </v:shape>
          <o:OLEObject Type="Embed" ProgID="Equation.DSMT4" ShapeID="_x0000_i1324" DrawAspect="Content" ObjectID="_1611678850" r:id="rId569"/>
        </w:object>
      </w:r>
      <w:r w:rsidRPr="009F23B6">
        <w:rPr>
          <w:rFonts w:ascii="Times New Roman" w:hAnsi="Times New Roman"/>
          <w:color w:val="000000"/>
          <w:sz w:val="28"/>
          <w:lang w:val="en-US"/>
        </w:rPr>
        <w:t xml:space="preserve">                                (16)</w:t>
      </w:r>
    </w:p>
    <w:p w14:paraId="5D668A3F" w14:textId="77777777" w:rsidR="009705F8" w:rsidRPr="009F23B6" w:rsidRDefault="009705F8" w:rsidP="009705F8">
      <w:pPr>
        <w:spacing w:line="240" w:lineRule="auto"/>
        <w:jc w:val="right"/>
        <w:rPr>
          <w:rFonts w:ascii="Times New Roman" w:hAnsi="Times New Roman"/>
          <w:color w:val="000000"/>
          <w:sz w:val="28"/>
          <w:lang w:val="en-US"/>
        </w:rPr>
      </w:pPr>
      <w:r w:rsidRPr="00DB2EF4">
        <w:rPr>
          <w:rFonts w:ascii="Times New Roman" w:hAnsi="Times New Roman"/>
          <w:color w:val="000000"/>
          <w:position w:val="-36"/>
          <w:sz w:val="28"/>
        </w:rPr>
        <w:object w:dxaOrig="8680" w:dyaOrig="820" w14:anchorId="76E8B200">
          <v:shape id="_x0000_i1325" type="#_x0000_t75" style="width:434.25pt;height:40.5pt" o:ole="">
            <v:imagedata r:id="rId570" o:title=""/>
          </v:shape>
          <o:OLEObject Type="Embed" ProgID="Equation.DSMT4" ShapeID="_x0000_i1325" DrawAspect="Content" ObjectID="_1611678851" r:id="rId571"/>
        </w:object>
      </w:r>
      <w:r w:rsidRPr="009F23B6">
        <w:rPr>
          <w:rFonts w:ascii="Times New Roman" w:hAnsi="Times New Roman"/>
          <w:color w:val="000000"/>
          <w:sz w:val="28"/>
          <w:lang w:val="en-US"/>
        </w:rPr>
        <w:t xml:space="preserve">        (17)</w:t>
      </w:r>
    </w:p>
    <w:p w14:paraId="41D269A7" w14:textId="77777777" w:rsidR="009705F8" w:rsidRPr="003B3E58" w:rsidRDefault="003B3E58" w:rsidP="009705F8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 xml:space="preserve">Here, </w:t>
      </w:r>
      <w:r w:rsidR="009705F8" w:rsidRPr="00A977C9">
        <w:rPr>
          <w:rFonts w:ascii="Times New Roman" w:hAnsi="Times New Roman"/>
          <w:color w:val="000000"/>
          <w:position w:val="-12"/>
          <w:sz w:val="28"/>
        </w:rPr>
        <w:object w:dxaOrig="480" w:dyaOrig="360" w14:anchorId="58019E83">
          <v:shape id="_x0000_i1326" type="#_x0000_t75" style="width:24pt;height:18pt" o:ole="">
            <v:imagedata r:id="rId572" o:title=""/>
          </v:shape>
          <o:OLEObject Type="Embed" ProgID="Equation.DSMT4" ShapeID="_x0000_i1326" DrawAspect="Content" ObjectID="_1611678852" r:id="rId573"/>
        </w:object>
      </w:r>
      <w:r w:rsidR="00385692" w:rsidRPr="00385692">
        <w:rPr>
          <w:rFonts w:ascii="Times New Roman" w:hAnsi="Times New Roman"/>
          <w:color w:val="000000"/>
          <w:sz w:val="28"/>
          <w:lang w:val="en-US"/>
        </w:rPr>
        <w:t>is a numerical factor independent on wave parameters.</w:t>
      </w:r>
      <w:r w:rsidR="00385692">
        <w:rPr>
          <w:rFonts w:ascii="Times New Roman" w:hAnsi="Times New Roman"/>
          <w:color w:val="000000"/>
          <w:sz w:val="28"/>
          <w:lang w:val="en-US"/>
        </w:rPr>
        <w:t xml:space="preserve"> This</w:t>
      </w:r>
      <w:r w:rsidR="00385692" w:rsidRPr="003B3E5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5692">
        <w:rPr>
          <w:rFonts w:ascii="Times New Roman" w:hAnsi="Times New Roman"/>
          <w:color w:val="000000"/>
          <w:sz w:val="28"/>
          <w:lang w:val="en-US"/>
        </w:rPr>
        <w:t>factor</w:t>
      </w:r>
      <w:r w:rsidR="00385692" w:rsidRPr="003B3E5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5692">
        <w:rPr>
          <w:rFonts w:ascii="Times New Roman" w:hAnsi="Times New Roman"/>
          <w:color w:val="000000"/>
          <w:sz w:val="28"/>
          <w:lang w:val="en-US"/>
        </w:rPr>
        <w:t>must</w:t>
      </w:r>
      <w:r w:rsidR="00385692" w:rsidRPr="003B3E5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5692">
        <w:rPr>
          <w:rFonts w:ascii="Times New Roman" w:hAnsi="Times New Roman"/>
          <w:color w:val="000000"/>
          <w:sz w:val="28"/>
          <w:lang w:val="en-US"/>
        </w:rPr>
        <w:t>be</w:t>
      </w:r>
      <w:r w:rsidR="00385692" w:rsidRPr="003B3E5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5692">
        <w:rPr>
          <w:rFonts w:ascii="Times New Roman" w:hAnsi="Times New Roman"/>
          <w:color w:val="000000"/>
          <w:sz w:val="28"/>
          <w:lang w:val="en-US"/>
        </w:rPr>
        <w:t>determined</w:t>
      </w:r>
      <w:r w:rsidR="00385692" w:rsidRPr="003B3E5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5692">
        <w:rPr>
          <w:rFonts w:ascii="Times New Roman" w:hAnsi="Times New Roman"/>
          <w:color w:val="000000"/>
          <w:sz w:val="28"/>
          <w:lang w:val="en-US"/>
        </w:rPr>
        <w:t>after</w:t>
      </w:r>
      <w:r w:rsidR="00385692" w:rsidRPr="003B3E5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5692">
        <w:rPr>
          <w:rFonts w:ascii="Times New Roman" w:hAnsi="Times New Roman"/>
          <w:color w:val="000000"/>
          <w:sz w:val="28"/>
          <w:lang w:val="en-US"/>
        </w:rPr>
        <w:t>comparison</w:t>
      </w:r>
      <w:r w:rsidR="00385692" w:rsidRPr="003B3E5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5692">
        <w:rPr>
          <w:rFonts w:ascii="Times New Roman" w:hAnsi="Times New Roman"/>
          <w:color w:val="000000"/>
          <w:sz w:val="28"/>
          <w:lang w:val="en-US"/>
        </w:rPr>
        <w:t>to</w:t>
      </w:r>
      <w:r w:rsidR="00385692" w:rsidRPr="003B3E5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5692">
        <w:rPr>
          <w:rFonts w:ascii="Times New Roman" w:hAnsi="Times New Roman"/>
          <w:color w:val="000000"/>
          <w:sz w:val="28"/>
          <w:lang w:val="en-US"/>
        </w:rPr>
        <w:t>experiment</w:t>
      </w:r>
      <w:r w:rsidR="00385692" w:rsidRPr="003B3E58">
        <w:rPr>
          <w:rFonts w:ascii="Times New Roman" w:hAnsi="Times New Roman"/>
          <w:color w:val="000000"/>
          <w:sz w:val="28"/>
          <w:lang w:val="en-US"/>
        </w:rPr>
        <w:t>.</w:t>
      </w:r>
      <w:r w:rsidR="009705F8" w:rsidRPr="003B3E58">
        <w:rPr>
          <w:rFonts w:ascii="Times New Roman" w:hAnsi="Times New Roman"/>
          <w:color w:val="000000"/>
          <w:sz w:val="28"/>
          <w:lang w:val="en-US"/>
        </w:rPr>
        <w:t xml:space="preserve"> </w:t>
      </w:r>
    </w:p>
    <w:p w14:paraId="402C128B" w14:textId="77777777" w:rsidR="009705F8" w:rsidRPr="00CC0B31" w:rsidRDefault="00227F14" w:rsidP="009705F8">
      <w:pPr>
        <w:spacing w:line="240" w:lineRule="auto"/>
        <w:ind w:firstLine="708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Delta</w:t>
      </w:r>
      <w:r w:rsidRPr="00227F14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function</w:t>
      </w:r>
      <w:r w:rsidRPr="00227F14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in</w:t>
      </w:r>
      <w:r w:rsidR="009705F8" w:rsidRPr="00227F14">
        <w:rPr>
          <w:rFonts w:ascii="Times New Roman" w:hAnsi="Times New Roman"/>
          <w:color w:val="000000"/>
          <w:sz w:val="28"/>
          <w:lang w:val="en-US"/>
        </w:rPr>
        <w:t xml:space="preserve"> (14)</w:t>
      </w:r>
      <w:r w:rsidRPr="00227F14">
        <w:rPr>
          <w:rFonts w:ascii="Times New Roman" w:hAnsi="Times New Roman"/>
          <w:color w:val="000000"/>
          <w:sz w:val="28"/>
          <w:lang w:val="en-US"/>
        </w:rPr>
        <w:t xml:space="preserve"> and</w:t>
      </w:r>
      <w:r w:rsidR="009705F8" w:rsidRPr="00227F14">
        <w:rPr>
          <w:rFonts w:ascii="Times New Roman" w:hAnsi="Times New Roman"/>
          <w:color w:val="000000"/>
          <w:sz w:val="28"/>
          <w:lang w:val="en-US"/>
        </w:rPr>
        <w:t xml:space="preserve"> (16) </w:t>
      </w:r>
      <w:r>
        <w:rPr>
          <w:rFonts w:ascii="Times New Roman" w:hAnsi="Times New Roman"/>
          <w:color w:val="000000"/>
          <w:sz w:val="28"/>
          <w:lang w:val="en-US"/>
        </w:rPr>
        <w:t>has clear physical meaning.</w:t>
      </w:r>
      <w:r w:rsidR="009705F8" w:rsidRPr="00227F1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F3DD1">
        <w:rPr>
          <w:rFonts w:ascii="Times New Roman" w:hAnsi="Times New Roman"/>
          <w:color w:val="000000"/>
          <w:sz w:val="28"/>
          <w:lang w:val="en-US"/>
        </w:rPr>
        <w:t>The</w:t>
      </w:r>
      <w:r w:rsidR="008F3DD1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F3DD1">
        <w:rPr>
          <w:rFonts w:ascii="Times New Roman" w:hAnsi="Times New Roman"/>
          <w:color w:val="000000"/>
          <w:sz w:val="28"/>
          <w:lang w:val="en-US"/>
        </w:rPr>
        <w:t>energy</w:t>
      </w:r>
      <w:r w:rsidR="008F3DD1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F3DD1">
        <w:rPr>
          <w:rFonts w:ascii="Times New Roman" w:hAnsi="Times New Roman"/>
          <w:color w:val="000000"/>
          <w:sz w:val="28"/>
          <w:lang w:val="en-US"/>
        </w:rPr>
        <w:t>of</w:t>
      </w:r>
      <w:r w:rsidR="009705F8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05F8" w:rsidRPr="0009356D">
        <w:rPr>
          <w:rFonts w:ascii="Times New Roman" w:hAnsi="Times New Roman"/>
          <w:i/>
          <w:color w:val="000000"/>
          <w:sz w:val="28"/>
          <w:lang w:val="en-US"/>
        </w:rPr>
        <w:t>n</w:t>
      </w:r>
      <w:r w:rsidR="009705F8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F3DD1">
        <w:rPr>
          <w:rFonts w:ascii="Times New Roman" w:hAnsi="Times New Roman"/>
          <w:color w:val="000000"/>
          <w:sz w:val="28"/>
          <w:lang w:val="en-US"/>
        </w:rPr>
        <w:t>quants</w:t>
      </w:r>
      <w:r w:rsidR="008F3DD1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F3DD1">
        <w:rPr>
          <w:rFonts w:ascii="Times New Roman" w:hAnsi="Times New Roman"/>
          <w:color w:val="000000"/>
          <w:sz w:val="28"/>
          <w:lang w:val="en-US"/>
        </w:rPr>
        <w:t>from</w:t>
      </w:r>
      <w:r w:rsidR="008F3DD1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F3DD1">
        <w:rPr>
          <w:rFonts w:ascii="Times New Roman" w:hAnsi="Times New Roman"/>
          <w:color w:val="000000"/>
          <w:sz w:val="28"/>
          <w:lang w:val="en-US"/>
        </w:rPr>
        <w:t>wave</w:t>
      </w:r>
      <w:r w:rsidR="008F3DD1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F3DD1">
        <w:rPr>
          <w:rFonts w:ascii="Times New Roman" w:hAnsi="Times New Roman"/>
          <w:color w:val="000000"/>
          <w:sz w:val="28"/>
          <w:lang w:val="en-US"/>
        </w:rPr>
        <w:t>with</w:t>
      </w:r>
      <w:r w:rsidR="008F3DD1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F3DD1">
        <w:rPr>
          <w:rFonts w:ascii="Times New Roman" w:hAnsi="Times New Roman"/>
          <w:color w:val="000000"/>
          <w:sz w:val="28"/>
          <w:lang w:val="en-US"/>
        </w:rPr>
        <w:t>frequency</w:t>
      </w:r>
      <w:r w:rsidR="009705F8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05F8" w:rsidRPr="00AD63AF">
        <w:rPr>
          <w:rFonts w:ascii="Times New Roman" w:hAnsi="Times New Roman"/>
          <w:color w:val="000000"/>
          <w:position w:val="-12"/>
          <w:sz w:val="28"/>
        </w:rPr>
        <w:object w:dxaOrig="279" w:dyaOrig="360" w14:anchorId="512AF2D0">
          <v:shape id="_x0000_i1327" type="#_x0000_t75" style="width:13.5pt;height:18pt" o:ole="">
            <v:imagedata r:id="rId574" o:title=""/>
          </v:shape>
          <o:OLEObject Type="Embed" ProgID="Equation.DSMT4" ShapeID="_x0000_i1327" DrawAspect="Content" ObjectID="_1611678853" r:id="rId575"/>
        </w:object>
      </w:r>
      <w:r w:rsidR="008F3DD1" w:rsidRPr="0009356D">
        <w:rPr>
          <w:rFonts w:ascii="Times New Roman" w:hAnsi="Times New Roman"/>
          <w:color w:val="000000"/>
          <w:sz w:val="28"/>
          <w:lang w:val="en-US"/>
        </w:rPr>
        <w:t xml:space="preserve"> and </w:t>
      </w:r>
      <w:r w:rsidR="009705F8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05F8" w:rsidRPr="0009356D">
        <w:rPr>
          <w:rFonts w:ascii="Times New Roman" w:hAnsi="Times New Roman"/>
          <w:i/>
          <w:color w:val="000000"/>
          <w:sz w:val="28"/>
          <w:lang w:val="en-US"/>
        </w:rPr>
        <w:t>m</w:t>
      </w:r>
      <w:r w:rsidR="009705F8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F3DD1">
        <w:rPr>
          <w:rFonts w:ascii="Times New Roman" w:hAnsi="Times New Roman"/>
          <w:color w:val="000000"/>
          <w:sz w:val="28"/>
          <w:lang w:val="en-US"/>
        </w:rPr>
        <w:t>quants</w:t>
      </w:r>
      <w:r w:rsidR="008F3DD1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F3DD1">
        <w:rPr>
          <w:rFonts w:ascii="Times New Roman" w:hAnsi="Times New Roman"/>
          <w:color w:val="000000"/>
          <w:sz w:val="28"/>
          <w:lang w:val="en-US"/>
        </w:rPr>
        <w:t>from</w:t>
      </w:r>
      <w:r w:rsidR="008F3DD1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F3DD1">
        <w:rPr>
          <w:rFonts w:ascii="Times New Roman" w:hAnsi="Times New Roman"/>
          <w:color w:val="000000"/>
          <w:sz w:val="28"/>
          <w:lang w:val="en-US"/>
        </w:rPr>
        <w:t>a</w:t>
      </w:r>
      <w:r w:rsidR="008F3DD1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F3DD1">
        <w:rPr>
          <w:rFonts w:ascii="Times New Roman" w:hAnsi="Times New Roman"/>
          <w:color w:val="000000"/>
          <w:sz w:val="28"/>
          <w:lang w:val="en-US"/>
        </w:rPr>
        <w:t>wave</w:t>
      </w:r>
      <w:r w:rsidR="008F3DD1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F3DD1">
        <w:rPr>
          <w:rFonts w:ascii="Times New Roman" w:hAnsi="Times New Roman"/>
          <w:color w:val="000000"/>
          <w:sz w:val="28"/>
          <w:lang w:val="en-US"/>
        </w:rPr>
        <w:t>with</w:t>
      </w:r>
      <w:r w:rsidR="008F3DD1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F3DD1">
        <w:rPr>
          <w:rFonts w:ascii="Times New Roman" w:hAnsi="Times New Roman"/>
          <w:color w:val="000000"/>
          <w:sz w:val="28"/>
          <w:lang w:val="en-US"/>
        </w:rPr>
        <w:t>frequenc</w:t>
      </w:r>
      <w:r w:rsidR="00C3476A">
        <w:rPr>
          <w:rFonts w:ascii="Times New Roman" w:hAnsi="Times New Roman"/>
          <w:color w:val="000000"/>
          <w:sz w:val="28"/>
          <w:lang w:val="en-US"/>
        </w:rPr>
        <w:t>y</w:t>
      </w:r>
      <w:r w:rsidR="009705F8" w:rsidRPr="00AD63AF">
        <w:rPr>
          <w:rFonts w:ascii="Times New Roman" w:hAnsi="Times New Roman"/>
          <w:color w:val="000000"/>
          <w:position w:val="-12"/>
          <w:sz w:val="28"/>
        </w:rPr>
        <w:object w:dxaOrig="300" w:dyaOrig="360" w14:anchorId="77B1ECA0">
          <v:shape id="_x0000_i1328" type="#_x0000_t75" style="width:15pt;height:18pt" o:ole="">
            <v:imagedata r:id="rId576" o:title=""/>
          </v:shape>
          <o:OLEObject Type="Embed" ProgID="Equation.DSMT4" ShapeID="_x0000_i1328" DrawAspect="Content" ObjectID="_1611678854" r:id="rId577"/>
        </w:object>
      </w:r>
      <w:r w:rsidR="009705F8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375D1">
        <w:rPr>
          <w:rFonts w:ascii="Times New Roman" w:hAnsi="Times New Roman"/>
          <w:color w:val="000000"/>
          <w:sz w:val="28"/>
          <w:lang w:val="en-US"/>
        </w:rPr>
        <w:t>is used to overcome ionization potential</w:t>
      </w:r>
      <w:r w:rsidR="009705F8" w:rsidRPr="0009356D">
        <w:rPr>
          <w:rFonts w:ascii="Times New Roman" w:hAnsi="Times New Roman"/>
          <w:color w:val="E36C0A" w:themeColor="accent6" w:themeShade="BF"/>
          <w:sz w:val="28"/>
          <w:lang w:val="en-US"/>
        </w:rPr>
        <w:t xml:space="preserve"> </w:t>
      </w:r>
      <w:r w:rsidR="002375D1" w:rsidRPr="00B811DD">
        <w:rPr>
          <w:rFonts w:ascii="Times New Roman" w:hAnsi="Times New Roman"/>
          <w:color w:val="000000" w:themeColor="text1"/>
          <w:sz w:val="28"/>
          <w:lang w:val="en-US"/>
        </w:rPr>
        <w:t xml:space="preserve">(equals to 1 in chosen </w:t>
      </w:r>
      <w:r w:rsidR="00B811DD" w:rsidRPr="00B811DD">
        <w:rPr>
          <w:rFonts w:ascii="Times New Roman" w:hAnsi="Times New Roman"/>
          <w:color w:val="000000" w:themeColor="text1"/>
          <w:sz w:val="28"/>
          <w:lang w:val="en-US"/>
        </w:rPr>
        <w:t>units</w:t>
      </w:r>
      <w:r w:rsidR="002375D1" w:rsidRPr="00B811DD">
        <w:rPr>
          <w:rFonts w:ascii="Times New Roman" w:hAnsi="Times New Roman"/>
          <w:color w:val="000000" w:themeColor="text1"/>
          <w:sz w:val="28"/>
          <w:lang w:val="en-US"/>
        </w:rPr>
        <w:t>)</w:t>
      </w:r>
      <w:r w:rsidR="009705F8" w:rsidRPr="00B811DD">
        <w:rPr>
          <w:rFonts w:ascii="Times New Roman" w:hAnsi="Times New Roman"/>
          <w:color w:val="000000" w:themeColor="text1"/>
          <w:sz w:val="28"/>
          <w:lang w:val="en-US"/>
        </w:rPr>
        <w:t>,</w:t>
      </w:r>
      <w:r w:rsidR="009705F8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9356D">
        <w:rPr>
          <w:rFonts w:ascii="Times New Roman" w:hAnsi="Times New Roman"/>
          <w:color w:val="000000"/>
          <w:sz w:val="28"/>
          <w:lang w:val="en-US"/>
        </w:rPr>
        <w:t xml:space="preserve">given to a free electron by an average energy of oscillation </w:t>
      </w:r>
      <w:r w:rsidR="009705F8" w:rsidRPr="00AD63AF">
        <w:rPr>
          <w:rFonts w:ascii="Times New Roman" w:hAnsi="Times New Roman"/>
          <w:color w:val="000000"/>
          <w:position w:val="-12"/>
          <w:sz w:val="28"/>
        </w:rPr>
        <w:object w:dxaOrig="560" w:dyaOrig="380" w14:anchorId="7FCFB8DF">
          <v:shape id="_x0000_i1329" type="#_x0000_t75" style="width:28.5pt;height:19.5pt" o:ole="">
            <v:imagedata r:id="rId578" o:title=""/>
          </v:shape>
          <o:OLEObject Type="Embed" ProgID="Equation.DSMT4" ShapeID="_x0000_i1329" DrawAspect="Content" ObjectID="_1611678855" r:id="rId579"/>
        </w:object>
      </w:r>
      <w:r w:rsidR="009705F8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9356D">
        <w:rPr>
          <w:rFonts w:ascii="Times New Roman" w:hAnsi="Times New Roman"/>
          <w:color w:val="000000"/>
          <w:sz w:val="28"/>
          <w:lang w:val="en-US"/>
        </w:rPr>
        <w:t>in first wave</w:t>
      </w:r>
      <w:r w:rsidR="009705F8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9356D">
        <w:rPr>
          <w:rFonts w:ascii="Times New Roman" w:hAnsi="Times New Roman"/>
          <w:color w:val="000000"/>
          <w:sz w:val="28"/>
          <w:lang w:val="en-US"/>
        </w:rPr>
        <w:t xml:space="preserve">and </w:t>
      </w:r>
      <w:r w:rsidR="009705F8" w:rsidRPr="00AD63AF">
        <w:rPr>
          <w:rFonts w:ascii="Times New Roman" w:hAnsi="Times New Roman"/>
          <w:color w:val="000000"/>
          <w:position w:val="-12"/>
          <w:sz w:val="28"/>
        </w:rPr>
        <w:object w:dxaOrig="560" w:dyaOrig="380" w14:anchorId="5EF441DD">
          <v:shape id="_x0000_i1330" type="#_x0000_t75" style="width:28.5pt;height:19.5pt" o:ole="">
            <v:imagedata r:id="rId580" o:title=""/>
          </v:shape>
          <o:OLEObject Type="Embed" ProgID="Equation.DSMT4" ShapeID="_x0000_i1330" DrawAspect="Content" ObjectID="_1611678856" r:id="rId581"/>
        </w:object>
      </w:r>
      <w:r w:rsidR="009705F8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9356D">
        <w:rPr>
          <w:rFonts w:ascii="Times New Roman" w:hAnsi="Times New Roman"/>
          <w:color w:val="000000"/>
          <w:sz w:val="28"/>
          <w:lang w:val="en-US"/>
        </w:rPr>
        <w:t xml:space="preserve">in second wave and </w:t>
      </w:r>
      <w:r w:rsidR="009705F8" w:rsidRPr="0009356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9356D">
        <w:rPr>
          <w:rFonts w:ascii="Times New Roman" w:hAnsi="Times New Roman"/>
          <w:color w:val="000000"/>
          <w:sz w:val="28"/>
          <w:lang w:val="en-US"/>
        </w:rPr>
        <w:t>the energy of translation movement</w:t>
      </w:r>
      <w:r w:rsidR="009705F8" w:rsidRPr="00AD63AF">
        <w:rPr>
          <w:rFonts w:ascii="Times New Roman" w:hAnsi="Times New Roman"/>
          <w:color w:val="000000"/>
          <w:position w:val="-10"/>
          <w:sz w:val="28"/>
        </w:rPr>
        <w:object w:dxaOrig="279" w:dyaOrig="360" w14:anchorId="5B8FA90E">
          <v:shape id="_x0000_i1331" type="#_x0000_t75" style="width:13.5pt;height:18pt" o:ole="">
            <v:imagedata r:id="rId582" o:title=""/>
          </v:shape>
          <o:OLEObject Type="Embed" ProgID="Equation.DSMT4" ShapeID="_x0000_i1331" DrawAspect="Content" ObjectID="_1611678857" r:id="rId583"/>
        </w:object>
      </w:r>
      <w:r w:rsidR="009705F8" w:rsidRPr="0009356D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DC5ACB">
        <w:rPr>
          <w:rFonts w:ascii="Times New Roman" w:hAnsi="Times New Roman"/>
          <w:color w:val="000000"/>
          <w:sz w:val="28"/>
          <w:lang w:val="en-US"/>
        </w:rPr>
        <w:t xml:space="preserve">Value </w:t>
      </w:r>
      <w:r w:rsidR="009705F8" w:rsidRPr="00270EFA">
        <w:rPr>
          <w:rFonts w:ascii="Times New Roman" w:hAnsi="Times New Roman"/>
          <w:color w:val="000000"/>
          <w:position w:val="-14"/>
          <w:sz w:val="28"/>
        </w:rPr>
        <w:object w:dxaOrig="460" w:dyaOrig="380" w14:anchorId="31555BE6">
          <v:shape id="_x0000_i1332" type="#_x0000_t75" style="width:22.5pt;height:19.5pt" o:ole="">
            <v:imagedata r:id="rId584" o:title=""/>
          </v:shape>
          <o:OLEObject Type="Embed" ProgID="Equation.DSMT4" ShapeID="_x0000_i1332" DrawAspect="Content" ObjectID="_1611678858" r:id="rId585"/>
        </w:object>
      </w:r>
      <w:r w:rsidR="009705F8" w:rsidRPr="00E429FE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DC5ACB">
        <w:rPr>
          <w:rFonts w:ascii="Times New Roman" w:hAnsi="Times New Roman"/>
          <w:color w:val="000000"/>
          <w:sz w:val="28"/>
          <w:lang w:val="en-US"/>
        </w:rPr>
        <w:t>represents the speed of</w:t>
      </w:r>
      <w:r w:rsidR="009705F8" w:rsidRPr="00270EFA">
        <w:rPr>
          <w:rFonts w:ascii="Times New Roman" w:hAnsi="Times New Roman"/>
          <w:color w:val="000000"/>
          <w:position w:val="-10"/>
          <w:sz w:val="28"/>
        </w:rPr>
        <w:object w:dxaOrig="460" w:dyaOrig="260" w14:anchorId="32B349EB">
          <v:shape id="_x0000_i1333" type="#_x0000_t75" style="width:22.5pt;height:13.5pt" o:ole="">
            <v:imagedata r:id="rId586" o:title=""/>
          </v:shape>
          <o:OLEObject Type="Embed" ProgID="Equation.DSMT4" ShapeID="_x0000_i1333" DrawAspect="Content" ObjectID="_1611678859" r:id="rId587"/>
        </w:object>
      </w:r>
      <w:r w:rsidR="009705F8" w:rsidRPr="00E429FE">
        <w:rPr>
          <w:rFonts w:ascii="Times New Roman" w:hAnsi="Times New Roman"/>
          <w:color w:val="000000"/>
          <w:sz w:val="28"/>
          <w:lang w:val="en-US"/>
        </w:rPr>
        <w:t>-</w:t>
      </w:r>
      <w:r w:rsidR="00DC5ACB">
        <w:rPr>
          <w:rFonts w:ascii="Times New Roman" w:hAnsi="Times New Roman"/>
          <w:color w:val="000000"/>
          <w:sz w:val="28"/>
          <w:lang w:val="en-US"/>
        </w:rPr>
        <w:t>photon ionization</w:t>
      </w:r>
      <w:r w:rsidR="009705F8" w:rsidRPr="00E429FE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E429FE" w:rsidRPr="00270EFA">
        <w:rPr>
          <w:rFonts w:ascii="Times New Roman" w:hAnsi="Times New Roman"/>
          <w:color w:val="000000"/>
          <w:position w:val="-10"/>
          <w:sz w:val="28"/>
        </w:rPr>
        <w:object w:dxaOrig="460" w:dyaOrig="260" w14:anchorId="23277B2A">
          <v:shape id="_x0000_i1334" type="#_x0000_t75" style="width:25.5pt;height:14.25pt" o:ole="">
            <v:imagedata r:id="rId586" o:title=""/>
          </v:shape>
          <o:OLEObject Type="Embed" ProgID="Equation.DSMT4" ShapeID="_x0000_i1334" DrawAspect="Content" ObjectID="_1611678860" r:id="rId588"/>
        </w:object>
      </w:r>
      <w:r w:rsidR="00E429FE" w:rsidRPr="005D3998">
        <w:rPr>
          <w:rFonts w:ascii="Times New Roman" w:hAnsi="Times New Roman"/>
          <w:color w:val="000000"/>
          <w:sz w:val="28"/>
          <w:lang w:val="en-US"/>
        </w:rPr>
        <w:t xml:space="preserve">- photon ionization is not possible, if the energy of corresponding amount of quants is not sufficient for overcoming </w:t>
      </w:r>
      <w:r w:rsidR="00030AE0">
        <w:rPr>
          <w:rFonts w:ascii="Times New Roman" w:hAnsi="Times New Roman"/>
          <w:color w:val="000000"/>
          <w:sz w:val="28"/>
          <w:lang w:val="en-US"/>
        </w:rPr>
        <w:t>forbidden band (ionization potential) and providing average oscillat</w:t>
      </w:r>
      <w:r w:rsidR="007854E6">
        <w:rPr>
          <w:rFonts w:ascii="Times New Roman" w:hAnsi="Times New Roman"/>
          <w:color w:val="000000"/>
          <w:sz w:val="28"/>
          <w:lang w:val="en-US"/>
        </w:rPr>
        <w:t>i</w:t>
      </w:r>
      <w:r w:rsidR="00030AE0">
        <w:rPr>
          <w:rFonts w:ascii="Times New Roman" w:hAnsi="Times New Roman"/>
          <w:color w:val="000000"/>
          <w:sz w:val="28"/>
          <w:lang w:val="en-US"/>
        </w:rPr>
        <w:t>on energy</w:t>
      </w:r>
      <w:r w:rsidR="00030AE0">
        <w:rPr>
          <w:rFonts w:ascii="Times New Roman" w:hAnsi="Times New Roman"/>
          <w:color w:val="E36C0A" w:themeColor="accent6" w:themeShade="BF"/>
          <w:sz w:val="28"/>
          <w:lang w:val="en-US"/>
        </w:rPr>
        <w:t xml:space="preserve"> </w:t>
      </w:r>
      <w:r w:rsidR="00030AE0" w:rsidRPr="00030AE0">
        <w:rPr>
          <w:rFonts w:ascii="Times New Roman" w:hAnsi="Times New Roman"/>
          <w:color w:val="000000" w:themeColor="text1"/>
          <w:sz w:val="28"/>
          <w:lang w:val="en-US"/>
        </w:rPr>
        <w:t>(</w:t>
      </w:r>
      <w:r w:rsidR="009705F8" w:rsidRPr="00030AE0">
        <w:rPr>
          <w:rFonts w:ascii="Times New Roman" w:hAnsi="Times New Roman"/>
          <w:color w:val="000000" w:themeColor="text1"/>
          <w:position w:val="-12"/>
          <w:sz w:val="28"/>
        </w:rPr>
        <w:object w:dxaOrig="2760" w:dyaOrig="380" w14:anchorId="3CACB5FA">
          <v:shape id="_x0000_i1335" type="#_x0000_t75" style="width:138pt;height:19.5pt" o:ole="">
            <v:imagedata r:id="rId589" o:title=""/>
          </v:shape>
          <o:OLEObject Type="Embed" ProgID="Equation.DSMT4" ShapeID="_x0000_i1335" DrawAspect="Content" ObjectID="_1611678861" r:id="rId590"/>
        </w:object>
      </w:r>
      <w:r w:rsidR="009705F8" w:rsidRPr="00030AE0">
        <w:rPr>
          <w:rFonts w:ascii="Times New Roman" w:hAnsi="Times New Roman"/>
          <w:color w:val="000000" w:themeColor="text1"/>
          <w:sz w:val="28"/>
          <w:lang w:val="en-US"/>
        </w:rPr>
        <w:t xml:space="preserve">). </w:t>
      </w:r>
      <w:r w:rsidR="00CC0B31">
        <w:rPr>
          <w:rFonts w:ascii="Times New Roman" w:hAnsi="Times New Roman"/>
          <w:color w:val="000000"/>
          <w:sz w:val="28"/>
          <w:lang w:val="en-US"/>
        </w:rPr>
        <w:t xml:space="preserve"> In other words, </w:t>
      </w:r>
      <w:r w:rsidR="00CC0B31" w:rsidRPr="004517D6">
        <w:rPr>
          <w:rFonts w:ascii="Times New Roman" w:hAnsi="Times New Roman"/>
          <w:color w:val="000000"/>
          <w:position w:val="-14"/>
          <w:sz w:val="28"/>
        </w:rPr>
        <w:object w:dxaOrig="840" w:dyaOrig="380" w14:anchorId="48CE08BE">
          <v:shape id="_x0000_i1336" type="#_x0000_t75" style="width:42pt;height:19.5pt" o:ole="">
            <v:imagedata r:id="rId591" o:title=""/>
          </v:shape>
          <o:OLEObject Type="Embed" ProgID="Equation.DSMT4" ShapeID="_x0000_i1336" DrawAspect="Content" ObjectID="_1611678862" r:id="rId592"/>
        </w:object>
      </w:r>
      <w:r w:rsidR="00CC0B31" w:rsidRPr="00CC0B3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C0B31">
        <w:rPr>
          <w:rFonts w:ascii="Times New Roman" w:hAnsi="Times New Roman"/>
          <w:color w:val="000000"/>
          <w:sz w:val="28"/>
          <w:lang w:val="en-US"/>
        </w:rPr>
        <w:t>in case of sufficiently high field amplitude</w:t>
      </w:r>
      <w:r w:rsidR="009705F8" w:rsidRPr="00CC0B31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380420">
        <w:rPr>
          <w:rFonts w:ascii="Times New Roman" w:hAnsi="Times New Roman"/>
          <w:color w:val="000000"/>
          <w:sz w:val="28"/>
          <w:lang w:val="en-US"/>
        </w:rPr>
        <w:t>D</w:t>
      </w:r>
      <w:r w:rsidR="00407972">
        <w:rPr>
          <w:rFonts w:ascii="Times New Roman" w:hAnsi="Times New Roman"/>
          <w:color w:val="000000"/>
          <w:sz w:val="28"/>
          <w:lang w:val="en-US"/>
        </w:rPr>
        <w:t>ependency</w:t>
      </w:r>
      <w:r w:rsidR="00CC0B31">
        <w:rPr>
          <w:rFonts w:ascii="Times New Roman" w:hAnsi="Times New Roman"/>
          <w:color w:val="000000"/>
          <w:sz w:val="28"/>
          <w:lang w:val="en-US"/>
        </w:rPr>
        <w:t xml:space="preserve"> of ionization speed on wave amplitude </w:t>
      </w:r>
      <w:r w:rsidR="00380420">
        <w:rPr>
          <w:rFonts w:ascii="Times New Roman" w:hAnsi="Times New Roman"/>
          <w:color w:val="000000"/>
          <w:sz w:val="28"/>
          <w:lang w:val="en-US"/>
        </w:rPr>
        <w:t>shows</w:t>
      </w:r>
      <w:r w:rsidR="00407972">
        <w:rPr>
          <w:rFonts w:ascii="Times New Roman" w:hAnsi="Times New Roman"/>
          <w:color w:val="000000"/>
          <w:sz w:val="28"/>
          <w:lang w:val="en-US"/>
        </w:rPr>
        <w:t xml:space="preserve"> a</w:t>
      </w:r>
      <w:r w:rsidR="0038042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C0B31">
        <w:rPr>
          <w:rFonts w:ascii="Times New Roman" w:hAnsi="Times New Roman"/>
          <w:color w:val="000000"/>
          <w:sz w:val="28"/>
          <w:lang w:val="en-US"/>
        </w:rPr>
        <w:t>local decrease of</w:t>
      </w:r>
      <w:r w:rsidR="009705F8" w:rsidRPr="00CC0B3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05F8" w:rsidRPr="00924CCE">
        <w:rPr>
          <w:rFonts w:ascii="Times New Roman" w:hAnsi="Times New Roman"/>
          <w:color w:val="000000"/>
          <w:position w:val="-12"/>
          <w:sz w:val="28"/>
        </w:rPr>
        <w:object w:dxaOrig="400" w:dyaOrig="360" w14:anchorId="23324175">
          <v:shape id="_x0000_i1337" type="#_x0000_t75" style="width:19.5pt;height:18pt" o:ole="">
            <v:imagedata r:id="rId593" o:title=""/>
          </v:shape>
          <o:OLEObject Type="Embed" ProgID="Equation.DSMT4" ShapeID="_x0000_i1337" DrawAspect="Content" ObjectID="_1611678863" r:id="rId594"/>
        </w:object>
      </w:r>
      <w:r w:rsidR="009705F8" w:rsidRPr="00CC0B31">
        <w:rPr>
          <w:rFonts w:ascii="Times New Roman" w:hAnsi="Times New Roman"/>
          <w:color w:val="000000"/>
          <w:sz w:val="28"/>
          <w:lang w:val="en-US"/>
        </w:rPr>
        <w:t>(</w:t>
      </w:r>
      <w:r w:rsidR="00CC0B31" w:rsidRPr="00380420">
        <w:rPr>
          <w:rFonts w:ascii="Times New Roman" w:hAnsi="Times New Roman"/>
          <w:color w:val="000000"/>
          <w:sz w:val="28"/>
          <w:lang w:val="en-US"/>
        </w:rPr>
        <w:t>fig</w:t>
      </w:r>
      <w:r w:rsidR="009705F8" w:rsidRPr="00CC0B31">
        <w:rPr>
          <w:rFonts w:ascii="Times New Roman" w:hAnsi="Times New Roman"/>
          <w:color w:val="000000"/>
          <w:sz w:val="28"/>
          <w:lang w:val="en-US"/>
        </w:rPr>
        <w:t>. 1).</w:t>
      </w:r>
    </w:p>
    <w:p w14:paraId="75D04765" w14:textId="77777777" w:rsidR="009705F8" w:rsidRDefault="009705F8" w:rsidP="009705F8">
      <w:pPr>
        <w:spacing w:line="240" w:lineRule="auto"/>
        <w:ind w:firstLine="708"/>
        <w:jc w:val="center"/>
        <w:rPr>
          <w:rFonts w:ascii="Times New Roman" w:hAnsi="Times New Roman"/>
          <w:color w:val="000000"/>
          <w:sz w:val="28"/>
        </w:rPr>
      </w:pPr>
      <w:r w:rsidRPr="000C6813">
        <w:rPr>
          <w:rFonts w:ascii="Times New Roman" w:hAnsi="Times New Roman"/>
          <w:noProof/>
          <w:sz w:val="28"/>
          <w:lang w:val="en-US" w:eastAsia="en-US"/>
        </w:rPr>
        <w:lastRenderedPageBreak/>
        <w:drawing>
          <wp:inline distT="0" distB="0" distL="0" distR="0" wp14:anchorId="5A05F693" wp14:editId="31D153C6">
            <wp:extent cx="4693920" cy="41376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5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D2EB" w14:textId="77777777" w:rsidR="009705F8" w:rsidRPr="00033354" w:rsidRDefault="00407972" w:rsidP="009705F8">
      <w:pPr>
        <w:spacing w:line="240" w:lineRule="auto"/>
        <w:ind w:firstLine="708"/>
        <w:jc w:val="center"/>
        <w:rPr>
          <w:rFonts w:ascii="Times New Roman" w:hAnsi="Times New Roman"/>
          <w:color w:val="FF0000"/>
          <w:sz w:val="28"/>
          <w:lang w:val="en-US"/>
        </w:rPr>
      </w:pPr>
      <w:r w:rsidRPr="00407972">
        <w:rPr>
          <w:rFonts w:ascii="Times New Roman" w:hAnsi="Times New Roman"/>
          <w:color w:val="000000"/>
          <w:sz w:val="28"/>
          <w:lang w:val="en-US"/>
        </w:rPr>
        <w:t>Fig</w:t>
      </w:r>
      <w:r w:rsidR="009705F8" w:rsidRPr="009F23B6">
        <w:rPr>
          <w:rFonts w:ascii="Times New Roman" w:hAnsi="Times New Roman"/>
          <w:color w:val="000000"/>
          <w:sz w:val="28"/>
          <w:lang w:val="en-US"/>
        </w:rPr>
        <w:t xml:space="preserve">. 1 </w:t>
      </w:r>
      <w:r>
        <w:rPr>
          <w:rFonts w:ascii="Times New Roman" w:hAnsi="Times New Roman"/>
          <w:color w:val="000000"/>
          <w:sz w:val="28"/>
          <w:lang w:val="en-US"/>
        </w:rPr>
        <w:t>Dependency</w:t>
      </w:r>
      <w:r w:rsidR="009F23B6" w:rsidRPr="009F23B6">
        <w:rPr>
          <w:rFonts w:ascii="Times New Roman" w:hAnsi="Times New Roman"/>
          <w:color w:val="000000"/>
          <w:sz w:val="28"/>
          <w:lang w:val="en-US"/>
        </w:rPr>
        <w:t xml:space="preserve"> of ionization speed on monochromatic laser wave intensity according to [14] and in current work.</w:t>
      </w:r>
      <w:r w:rsidR="009705F8" w:rsidRPr="009F23B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F23B6" w:rsidRPr="009F23B6">
        <w:rPr>
          <w:rFonts w:ascii="Times New Roman" w:hAnsi="Times New Roman"/>
          <w:color w:val="000000"/>
          <w:sz w:val="28"/>
          <w:lang w:val="en-US"/>
        </w:rPr>
        <w:t>Details can be found in sec. 6.</w:t>
      </w:r>
      <w:r w:rsidR="00033354">
        <w:rPr>
          <w:rFonts w:ascii="Times New Roman" w:hAnsi="Times New Roman"/>
          <w:color w:val="FF0000"/>
          <w:sz w:val="28"/>
          <w:lang w:val="en-US"/>
        </w:rPr>
        <w:t xml:space="preserve"> Thibault this is old version which is not good! Don’t pay attention.</w:t>
      </w:r>
    </w:p>
    <w:p w14:paraId="5B5B6A7F" w14:textId="77777777" w:rsidR="00C33B33" w:rsidRPr="00F52C32" w:rsidRDefault="00C33B33" w:rsidP="00C33B33">
      <w:pPr>
        <w:spacing w:line="240" w:lineRule="auto"/>
        <w:jc w:val="center"/>
        <w:rPr>
          <w:rFonts w:ascii="Times New Roman" w:hAnsi="Times New Roman"/>
          <w:b/>
          <w:color w:val="000000"/>
          <w:sz w:val="28"/>
          <w:lang w:val="en-US"/>
        </w:rPr>
      </w:pPr>
    </w:p>
    <w:p w14:paraId="5D115DE8" w14:textId="77777777" w:rsidR="00C33B33" w:rsidRPr="00C33B33" w:rsidRDefault="00C33B33" w:rsidP="00C33B33">
      <w:pPr>
        <w:spacing w:line="240" w:lineRule="auto"/>
        <w:jc w:val="center"/>
        <w:rPr>
          <w:rFonts w:ascii="Times New Roman" w:hAnsi="Times New Roman"/>
          <w:color w:val="000000"/>
          <w:sz w:val="28"/>
          <w:lang w:val="en-US"/>
        </w:rPr>
      </w:pPr>
      <w:r w:rsidRPr="00C33B33">
        <w:rPr>
          <w:rFonts w:ascii="Times New Roman" w:hAnsi="Times New Roman"/>
          <w:b/>
          <w:color w:val="000000"/>
          <w:sz w:val="28"/>
          <w:lang w:val="en-US"/>
        </w:rPr>
        <w:t xml:space="preserve">3. </w:t>
      </w:r>
      <w:r>
        <w:rPr>
          <w:rFonts w:ascii="Times New Roman" w:hAnsi="Times New Roman"/>
          <w:b/>
          <w:color w:val="000000"/>
          <w:sz w:val="28"/>
          <w:lang w:val="en-US"/>
        </w:rPr>
        <w:t>Calculation of ionization speed in case of rational</w:t>
      </w:r>
      <w:r w:rsidRPr="00C33B33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 w:rsidRPr="00071C55">
        <w:rPr>
          <w:rFonts w:ascii="Times New Roman" w:hAnsi="Times New Roman"/>
          <w:b/>
          <w:color w:val="000000"/>
          <w:position w:val="-12"/>
          <w:sz w:val="28"/>
        </w:rPr>
        <w:object w:dxaOrig="660" w:dyaOrig="360" w14:anchorId="46879BC3">
          <v:shape id="_x0000_i1338" type="#_x0000_t75" style="width:33.75pt;height:18pt" o:ole="">
            <v:imagedata r:id="rId493" o:title=""/>
          </v:shape>
          <o:OLEObject Type="Embed" ProgID="Equation.DSMT4" ShapeID="_x0000_i1338" DrawAspect="Content" ObjectID="_1611678864" r:id="rId596"/>
        </w:object>
      </w:r>
      <w:r w:rsidRPr="00C33B33">
        <w:rPr>
          <w:rFonts w:ascii="Times New Roman" w:hAnsi="Times New Roman"/>
          <w:b/>
          <w:color w:val="000000"/>
          <w:sz w:val="28"/>
          <w:lang w:val="en-US"/>
        </w:rPr>
        <w:t>.</w:t>
      </w:r>
    </w:p>
    <w:p w14:paraId="7E4C69F7" w14:textId="77777777" w:rsidR="00C33B33" w:rsidRPr="00A476B5" w:rsidRDefault="00C33B33" w:rsidP="00C33B33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C33B33">
        <w:rPr>
          <w:rFonts w:ascii="Times New Roman" w:hAnsi="Times New Roman"/>
          <w:color w:val="000000"/>
          <w:sz w:val="28"/>
          <w:lang w:val="en-US"/>
        </w:rPr>
        <w:tab/>
      </w:r>
      <w:r w:rsidR="00E85063">
        <w:rPr>
          <w:rFonts w:ascii="Times New Roman" w:hAnsi="Times New Roman"/>
          <w:color w:val="000000"/>
          <w:sz w:val="28"/>
          <w:lang w:val="en-US"/>
        </w:rPr>
        <w:t>If</w:t>
      </w:r>
      <w:r w:rsidR="00E85063" w:rsidRPr="00F22BC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85063">
        <w:rPr>
          <w:rFonts w:ascii="Times New Roman" w:hAnsi="Times New Roman"/>
          <w:color w:val="000000"/>
          <w:sz w:val="28"/>
          <w:lang w:val="en-US"/>
        </w:rPr>
        <w:t>for</w:t>
      </w:r>
      <w:r w:rsidR="00E85063" w:rsidRPr="00F22BC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85063">
        <w:rPr>
          <w:rFonts w:ascii="Times New Roman" w:hAnsi="Times New Roman"/>
          <w:color w:val="000000"/>
          <w:sz w:val="28"/>
          <w:lang w:val="en-US"/>
        </w:rPr>
        <w:t>frequencies</w:t>
      </w:r>
      <w:r w:rsidR="00E85063" w:rsidRPr="00F22BC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33354" w:rsidRPr="00033354">
        <w:rPr>
          <w:rFonts w:ascii="Times New Roman" w:hAnsi="Times New Roman"/>
          <w:color w:val="000000"/>
          <w:position w:val="-12"/>
          <w:sz w:val="28"/>
          <w:lang w:val="en-US"/>
        </w:rPr>
        <w:object w:dxaOrig="279" w:dyaOrig="360" w14:anchorId="5B6F5098">
          <v:shape id="_x0000_i1339" type="#_x0000_t75" style="width:13.5pt;height:18pt" o:ole="">
            <v:imagedata r:id="rId597" o:title=""/>
          </v:shape>
          <o:OLEObject Type="Embed" ProgID="Equation.DSMT4" ShapeID="_x0000_i1339" DrawAspect="Content" ObjectID="_1611678865" r:id="rId598"/>
        </w:object>
      </w:r>
      <w:r w:rsidR="00E85063" w:rsidRPr="00F22BC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85063">
        <w:rPr>
          <w:rFonts w:ascii="Times New Roman" w:hAnsi="Times New Roman"/>
          <w:color w:val="000000"/>
          <w:sz w:val="28"/>
          <w:lang w:val="en-US"/>
        </w:rPr>
        <w:t>and</w:t>
      </w:r>
      <w:r w:rsidR="00E85063" w:rsidRPr="00F22BC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33354" w:rsidRPr="00033354">
        <w:rPr>
          <w:rFonts w:ascii="Times New Roman" w:hAnsi="Times New Roman"/>
          <w:color w:val="000000"/>
          <w:position w:val="-12"/>
          <w:sz w:val="28"/>
          <w:lang w:val="en-US"/>
        </w:rPr>
        <w:object w:dxaOrig="300" w:dyaOrig="360" w14:anchorId="5873BF5E">
          <v:shape id="_x0000_i1340" type="#_x0000_t75" style="width:15pt;height:18pt" o:ole="">
            <v:imagedata r:id="rId599" o:title=""/>
          </v:shape>
          <o:OLEObject Type="Embed" ProgID="Equation.DSMT4" ShapeID="_x0000_i1340" DrawAspect="Content" ObjectID="_1611678866" r:id="rId600"/>
        </w:object>
      </w:r>
      <w:r w:rsidR="00E85063" w:rsidRPr="00F22BC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71C81">
        <w:rPr>
          <w:rFonts w:ascii="Times New Roman" w:hAnsi="Times New Roman"/>
          <w:color w:val="000000"/>
          <w:sz w:val="28"/>
          <w:lang w:val="en-US"/>
        </w:rPr>
        <w:t xml:space="preserve">exists </w:t>
      </w:r>
      <w:r w:rsidR="00407972">
        <w:rPr>
          <w:rFonts w:ascii="Times New Roman" w:hAnsi="Times New Roman"/>
          <w:color w:val="000000"/>
          <w:sz w:val="28"/>
          <w:lang w:val="en-US"/>
        </w:rPr>
        <w:t xml:space="preserve">a </w:t>
      </w:r>
      <w:r w:rsidR="00F22BC9">
        <w:rPr>
          <w:rFonts w:ascii="Times New Roman" w:hAnsi="Times New Roman"/>
          <w:color w:val="000000"/>
          <w:sz w:val="28"/>
          <w:lang w:val="en-US"/>
        </w:rPr>
        <w:t>frequency</w:t>
      </w:r>
      <w:r w:rsidRPr="00913D5A">
        <w:rPr>
          <w:rFonts w:ascii="Times New Roman" w:hAnsi="Times New Roman"/>
          <w:color w:val="000000"/>
          <w:position w:val="-6"/>
          <w:sz w:val="28"/>
        </w:rPr>
        <w:object w:dxaOrig="240" w:dyaOrig="220" w14:anchorId="6B81656B">
          <v:shape id="_x0000_i1341" type="#_x0000_t75" style="width:12pt;height:10.5pt" o:ole="">
            <v:imagedata r:id="rId601" o:title=""/>
          </v:shape>
          <o:OLEObject Type="Embed" ProgID="Equation.DSMT4" ShapeID="_x0000_i1341" DrawAspect="Content" ObjectID="_1611678867" r:id="rId602"/>
        </w:object>
      </w:r>
      <w:r w:rsidRPr="00F22BC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85063">
        <w:rPr>
          <w:rFonts w:ascii="Times New Roman" w:hAnsi="Times New Roman"/>
          <w:color w:val="000000"/>
          <w:sz w:val="28"/>
          <w:lang w:val="en-US"/>
        </w:rPr>
        <w:t>and</w:t>
      </w:r>
      <w:r w:rsidR="00E85063" w:rsidRPr="00F22BC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85063">
        <w:rPr>
          <w:rFonts w:ascii="Times New Roman" w:hAnsi="Times New Roman"/>
          <w:color w:val="000000"/>
          <w:sz w:val="28"/>
          <w:lang w:val="en-US"/>
        </w:rPr>
        <w:t>integers</w:t>
      </w:r>
      <w:r w:rsidR="00E85063" w:rsidRPr="00F22BC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8E1CA2">
        <w:rPr>
          <w:rFonts w:ascii="Times New Roman" w:hAnsi="Times New Roman"/>
          <w:color w:val="000000"/>
          <w:position w:val="-12"/>
          <w:sz w:val="28"/>
        </w:rPr>
        <w:object w:dxaOrig="340" w:dyaOrig="360" w14:anchorId="5E1CA5C4">
          <v:shape id="_x0000_i1342" type="#_x0000_t75" style="width:16.5pt;height:18pt" o:ole="">
            <v:imagedata r:id="rId603" o:title=""/>
          </v:shape>
          <o:OLEObject Type="Embed" ProgID="Equation.DSMT4" ShapeID="_x0000_i1342" DrawAspect="Content" ObjectID="_1611678868" r:id="rId604"/>
        </w:object>
      </w:r>
      <w:r w:rsidR="00E85063" w:rsidRPr="00F22BC9">
        <w:rPr>
          <w:rFonts w:ascii="Times New Roman" w:hAnsi="Times New Roman"/>
          <w:color w:val="000000"/>
          <w:sz w:val="28"/>
          <w:lang w:val="en-US"/>
        </w:rPr>
        <w:t xml:space="preserve"> and</w:t>
      </w:r>
      <w:r w:rsidRPr="00F22BC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8E1CA2">
        <w:rPr>
          <w:rFonts w:ascii="Times New Roman" w:hAnsi="Times New Roman"/>
          <w:color w:val="000000"/>
          <w:position w:val="-12"/>
          <w:sz w:val="28"/>
        </w:rPr>
        <w:object w:dxaOrig="420" w:dyaOrig="360" w14:anchorId="0C103FA0">
          <v:shape id="_x0000_i1343" type="#_x0000_t75" style="width:21pt;height:18pt" o:ole="">
            <v:imagedata r:id="rId605" o:title=""/>
          </v:shape>
          <o:OLEObject Type="Embed" ProgID="Equation.DSMT4" ShapeID="_x0000_i1343" DrawAspect="Content" ObjectID="_1611678869" r:id="rId606"/>
        </w:object>
      </w:r>
      <w:r w:rsidRPr="00F22BC9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E85063">
        <w:rPr>
          <w:rFonts w:ascii="Times New Roman" w:hAnsi="Times New Roman"/>
          <w:color w:val="000000"/>
          <w:sz w:val="28"/>
          <w:lang w:val="en-US"/>
        </w:rPr>
        <w:t>so</w:t>
      </w:r>
      <w:r w:rsidR="00E85063" w:rsidRPr="00F22BC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85063">
        <w:rPr>
          <w:rFonts w:ascii="Times New Roman" w:hAnsi="Times New Roman"/>
          <w:color w:val="000000"/>
          <w:sz w:val="28"/>
          <w:lang w:val="en-US"/>
        </w:rPr>
        <w:t>that</w:t>
      </w:r>
      <w:r w:rsidR="00E85063" w:rsidRPr="00F22BC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8E1CA2">
        <w:rPr>
          <w:rFonts w:ascii="Times New Roman" w:hAnsi="Times New Roman"/>
          <w:color w:val="000000"/>
          <w:position w:val="-12"/>
          <w:sz w:val="28"/>
        </w:rPr>
        <w:object w:dxaOrig="980" w:dyaOrig="360" w14:anchorId="6665946C">
          <v:shape id="_x0000_i1344" type="#_x0000_t75" style="width:49.5pt;height:18pt" o:ole="">
            <v:imagedata r:id="rId607" o:title=""/>
          </v:shape>
          <o:OLEObject Type="Embed" ProgID="Equation.DSMT4" ShapeID="_x0000_i1344" DrawAspect="Content" ObjectID="_1611678870" r:id="rId608"/>
        </w:object>
      </w:r>
      <w:r w:rsidRPr="00F22BC9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Pr="008E1CA2">
        <w:rPr>
          <w:rFonts w:ascii="Times New Roman" w:hAnsi="Times New Roman"/>
          <w:color w:val="000000"/>
          <w:position w:val="-12"/>
          <w:sz w:val="28"/>
        </w:rPr>
        <w:object w:dxaOrig="1080" w:dyaOrig="360" w14:anchorId="61FBCF05">
          <v:shape id="_x0000_i1345" type="#_x0000_t75" style="width:54pt;height:18pt" o:ole="">
            <v:imagedata r:id="rId609" o:title=""/>
          </v:shape>
          <o:OLEObject Type="Embed" ProgID="Equation.DSMT4" ShapeID="_x0000_i1345" DrawAspect="Content" ObjectID="_1611678871" r:id="rId610"/>
        </w:object>
      </w:r>
      <w:r w:rsidR="00E85063" w:rsidRPr="00F22BC9">
        <w:rPr>
          <w:rFonts w:ascii="Times New Roman" w:hAnsi="Times New Roman"/>
          <w:color w:val="000000"/>
          <w:sz w:val="28"/>
          <w:lang w:val="en-US"/>
        </w:rPr>
        <w:t xml:space="preserve"> (</w:t>
      </w:r>
      <w:r w:rsidR="00F22BC9">
        <w:rPr>
          <w:rFonts w:ascii="Times New Roman" w:hAnsi="Times New Roman"/>
          <w:color w:val="000000"/>
          <w:sz w:val="28"/>
          <w:lang w:val="en-US"/>
        </w:rPr>
        <w:t>the fraction</w:t>
      </w:r>
      <w:r w:rsidRPr="008E1CA2">
        <w:rPr>
          <w:rFonts w:ascii="Times New Roman" w:hAnsi="Times New Roman"/>
          <w:color w:val="000000"/>
          <w:position w:val="-12"/>
          <w:sz w:val="28"/>
        </w:rPr>
        <w:object w:dxaOrig="859" w:dyaOrig="360" w14:anchorId="1441E037">
          <v:shape id="_x0000_i1346" type="#_x0000_t75" style="width:43.5pt;height:18pt" o:ole="">
            <v:imagedata r:id="rId611" o:title=""/>
          </v:shape>
          <o:OLEObject Type="Embed" ProgID="Equation.DSMT4" ShapeID="_x0000_i1346" DrawAspect="Content" ObjectID="_1611678872" r:id="rId612"/>
        </w:object>
      </w:r>
      <w:r w:rsidRPr="00F22BC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22BC9">
        <w:rPr>
          <w:rFonts w:ascii="Times New Roman" w:hAnsi="Times New Roman"/>
          <w:color w:val="000000"/>
          <w:sz w:val="28"/>
          <w:lang w:val="en-US"/>
        </w:rPr>
        <w:t xml:space="preserve">is considered as </w:t>
      </w:r>
      <w:r w:rsidR="00077627">
        <w:rPr>
          <w:rFonts w:ascii="Times New Roman" w:hAnsi="Times New Roman"/>
          <w:color w:val="000000" w:themeColor="text1"/>
          <w:sz w:val="28"/>
          <w:lang w:val="en-US"/>
        </w:rPr>
        <w:t>irreducible</w:t>
      </w:r>
      <w:r w:rsidRPr="00F22BC9">
        <w:rPr>
          <w:rFonts w:ascii="Times New Roman" w:hAnsi="Times New Roman"/>
          <w:color w:val="000000"/>
          <w:sz w:val="28"/>
          <w:lang w:val="en-US"/>
        </w:rPr>
        <w:t xml:space="preserve">), </w:t>
      </w:r>
      <w:r w:rsidR="00F22BC9">
        <w:rPr>
          <w:rFonts w:ascii="Times New Roman" w:hAnsi="Times New Roman"/>
          <w:color w:val="000000"/>
          <w:sz w:val="28"/>
          <w:lang w:val="en-US"/>
        </w:rPr>
        <w:t xml:space="preserve">then expansion </w:t>
      </w:r>
      <w:r w:rsidR="00F22BC9" w:rsidRPr="00625E84">
        <w:rPr>
          <w:rFonts w:ascii="Times New Roman" w:hAnsi="Times New Roman"/>
          <w:color w:val="000000"/>
          <w:position w:val="-10"/>
          <w:sz w:val="28"/>
        </w:rPr>
        <w:object w:dxaOrig="420" w:dyaOrig="360" w14:anchorId="3E4358F3">
          <v:shape id="_x0000_i1347" type="#_x0000_t75" style="width:22.5pt;height:19.5pt" o:ole="">
            <v:imagedata r:id="rId613" o:title=""/>
          </v:shape>
          <o:OLEObject Type="Embed" ProgID="Equation.DSMT4" ShapeID="_x0000_i1347" DrawAspect="Content" ObjectID="_1611678873" r:id="rId614"/>
        </w:object>
      </w:r>
      <w:r w:rsidR="00F22BC9">
        <w:rPr>
          <w:rFonts w:ascii="Times New Roman" w:hAnsi="Times New Roman"/>
          <w:color w:val="000000"/>
          <w:sz w:val="28"/>
          <w:lang w:val="en-US"/>
        </w:rPr>
        <w:t xml:space="preserve">into single Fourier series over frequency </w:t>
      </w:r>
      <w:r w:rsidR="00F22BC9" w:rsidRPr="008E1CA2">
        <w:rPr>
          <w:rFonts w:ascii="Times New Roman" w:hAnsi="Times New Roman"/>
          <w:color w:val="000000"/>
          <w:position w:val="-6"/>
          <w:sz w:val="28"/>
        </w:rPr>
        <w:object w:dxaOrig="240" w:dyaOrig="220" w14:anchorId="38B83A3E">
          <v:shape id="_x0000_i1348" type="#_x0000_t75" style="width:12pt;height:10.5pt" o:ole="">
            <v:imagedata r:id="rId615" o:title=""/>
          </v:shape>
          <o:OLEObject Type="Embed" ProgID="Equation.DSMT4" ShapeID="_x0000_i1348" DrawAspect="Content" ObjectID="_1611678874" r:id="rId616"/>
        </w:object>
      </w:r>
      <w:r w:rsidR="00F22BC9">
        <w:rPr>
          <w:rFonts w:ascii="Times New Roman" w:hAnsi="Times New Roman"/>
          <w:color w:val="000000"/>
          <w:sz w:val="28"/>
          <w:lang w:val="en-US"/>
        </w:rPr>
        <w:t xml:space="preserve">  must be used instead</w:t>
      </w:r>
      <w:r w:rsidR="00126038">
        <w:rPr>
          <w:rFonts w:ascii="Times New Roman" w:hAnsi="Times New Roman"/>
          <w:color w:val="000000"/>
          <w:sz w:val="28"/>
          <w:lang w:val="en-US"/>
        </w:rPr>
        <w:t xml:space="preserve"> of</w:t>
      </w:r>
      <w:r w:rsidR="00F22BC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F22BC9">
        <w:rPr>
          <w:rFonts w:ascii="Times New Roman" w:hAnsi="Times New Roman"/>
          <w:color w:val="000000"/>
          <w:sz w:val="28"/>
          <w:lang w:val="en-US"/>
        </w:rPr>
        <w:t xml:space="preserve"> (11). </w:t>
      </w:r>
      <w:r w:rsidR="00502211">
        <w:rPr>
          <w:rFonts w:ascii="Times New Roman" w:hAnsi="Times New Roman"/>
          <w:color w:val="000000"/>
          <w:sz w:val="28"/>
          <w:lang w:val="en-US"/>
        </w:rPr>
        <w:t>In</w:t>
      </w:r>
      <w:r w:rsidR="00502211" w:rsidRPr="006B00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02211">
        <w:rPr>
          <w:rFonts w:ascii="Times New Roman" w:hAnsi="Times New Roman"/>
          <w:color w:val="000000"/>
          <w:sz w:val="28"/>
          <w:lang w:val="en-US"/>
        </w:rPr>
        <w:t>case</w:t>
      </w:r>
      <w:r w:rsidR="00502211" w:rsidRPr="006B00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02211">
        <w:rPr>
          <w:rFonts w:ascii="Times New Roman" w:hAnsi="Times New Roman"/>
          <w:color w:val="000000"/>
          <w:sz w:val="28"/>
          <w:lang w:val="en-US"/>
        </w:rPr>
        <w:t>expansion</w:t>
      </w:r>
      <w:r w:rsidR="00502211" w:rsidRPr="006B00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02211">
        <w:rPr>
          <w:rFonts w:ascii="Times New Roman" w:hAnsi="Times New Roman"/>
          <w:color w:val="000000"/>
          <w:sz w:val="28"/>
          <w:lang w:val="en-US"/>
        </w:rPr>
        <w:t>into</w:t>
      </w:r>
      <w:r w:rsidR="00502211" w:rsidRPr="006B00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02211">
        <w:rPr>
          <w:rFonts w:ascii="Times New Roman" w:hAnsi="Times New Roman"/>
          <w:color w:val="000000"/>
          <w:sz w:val="28"/>
          <w:lang w:val="en-US"/>
        </w:rPr>
        <w:t>double</w:t>
      </w:r>
      <w:r w:rsidR="00502211" w:rsidRPr="006B00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02211">
        <w:rPr>
          <w:rFonts w:ascii="Times New Roman" w:hAnsi="Times New Roman"/>
          <w:color w:val="000000"/>
          <w:sz w:val="28"/>
          <w:lang w:val="en-US"/>
        </w:rPr>
        <w:t>Fourier</w:t>
      </w:r>
      <w:r w:rsidR="00502211" w:rsidRPr="006B00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02211">
        <w:rPr>
          <w:rFonts w:ascii="Times New Roman" w:hAnsi="Times New Roman"/>
          <w:color w:val="000000"/>
          <w:sz w:val="28"/>
          <w:lang w:val="en-US"/>
        </w:rPr>
        <w:t>series</w:t>
      </w:r>
      <w:r w:rsidR="00502211" w:rsidRPr="006B002B">
        <w:rPr>
          <w:rFonts w:ascii="Times New Roman" w:hAnsi="Times New Roman"/>
          <w:color w:val="000000"/>
          <w:sz w:val="28"/>
          <w:lang w:val="en-US"/>
        </w:rPr>
        <w:t xml:space="preserve"> (11) </w:t>
      </w:r>
      <w:r w:rsidR="00502211">
        <w:rPr>
          <w:rFonts w:ascii="Times New Roman" w:hAnsi="Times New Roman"/>
          <w:color w:val="000000"/>
          <w:sz w:val="28"/>
          <w:lang w:val="en-US"/>
        </w:rPr>
        <w:t>is</w:t>
      </w:r>
      <w:r w:rsidR="00502211" w:rsidRPr="006B00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02211">
        <w:rPr>
          <w:rFonts w:ascii="Times New Roman" w:hAnsi="Times New Roman"/>
          <w:color w:val="000000"/>
          <w:sz w:val="28"/>
          <w:lang w:val="en-US"/>
        </w:rPr>
        <w:t>used</w:t>
      </w:r>
      <w:r w:rsidR="00502211" w:rsidRPr="006B002B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502211">
        <w:rPr>
          <w:rFonts w:ascii="Times New Roman" w:hAnsi="Times New Roman"/>
          <w:color w:val="000000"/>
          <w:sz w:val="28"/>
          <w:lang w:val="en-US"/>
        </w:rPr>
        <w:t>first</w:t>
      </w:r>
      <w:r w:rsidR="00502211" w:rsidRPr="006B00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02211">
        <w:rPr>
          <w:rFonts w:ascii="Times New Roman" w:hAnsi="Times New Roman"/>
          <w:color w:val="000000"/>
          <w:sz w:val="28"/>
          <w:lang w:val="en-US"/>
        </w:rPr>
        <w:t>terms</w:t>
      </w:r>
      <w:r w:rsidR="00502211" w:rsidRPr="006B00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02211">
        <w:rPr>
          <w:rFonts w:ascii="Times New Roman" w:hAnsi="Times New Roman"/>
          <w:color w:val="000000"/>
          <w:sz w:val="28"/>
          <w:lang w:val="en-US"/>
        </w:rPr>
        <w:t>with</w:t>
      </w:r>
      <w:r w:rsidR="00502211" w:rsidRPr="006B00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02211">
        <w:rPr>
          <w:rFonts w:ascii="Times New Roman" w:hAnsi="Times New Roman"/>
          <w:color w:val="000000"/>
          <w:sz w:val="28"/>
          <w:lang w:val="en-US"/>
        </w:rPr>
        <w:t>same</w:t>
      </w:r>
      <w:r w:rsidR="00502211" w:rsidRPr="006B00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02211" w:rsidRPr="00B663BC">
        <w:rPr>
          <w:rFonts w:ascii="Times New Roman" w:hAnsi="Times New Roman"/>
          <w:color w:val="000000"/>
          <w:position w:val="-12"/>
          <w:sz w:val="28"/>
        </w:rPr>
        <w:object w:dxaOrig="1020" w:dyaOrig="360" w14:anchorId="0E9F3FCF">
          <v:shape id="_x0000_i1349" type="#_x0000_t75" style="width:51pt;height:18pt" o:ole="">
            <v:imagedata r:id="rId617" o:title=""/>
          </v:shape>
          <o:OLEObject Type="Embed" ProgID="Equation.DSMT4" ShapeID="_x0000_i1349" DrawAspect="Content" ObjectID="_1611678875" r:id="rId618"/>
        </w:object>
      </w:r>
      <w:r w:rsidR="00502211" w:rsidRPr="006B00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B002B">
        <w:rPr>
          <w:rFonts w:ascii="Times New Roman" w:hAnsi="Times New Roman"/>
          <w:color w:val="000000"/>
          <w:sz w:val="28"/>
          <w:lang w:val="en-US"/>
        </w:rPr>
        <w:t>must</w:t>
      </w:r>
      <w:r w:rsidR="006B002B" w:rsidRPr="006B00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B002B">
        <w:rPr>
          <w:rFonts w:ascii="Times New Roman" w:hAnsi="Times New Roman"/>
          <w:color w:val="000000"/>
          <w:sz w:val="28"/>
          <w:lang w:val="en-US"/>
        </w:rPr>
        <w:t>be</w:t>
      </w:r>
      <w:r w:rsidR="006B002B" w:rsidRPr="006B00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B002B">
        <w:rPr>
          <w:rFonts w:ascii="Times New Roman" w:hAnsi="Times New Roman"/>
          <w:color w:val="000000"/>
          <w:sz w:val="28"/>
          <w:lang w:val="en-US"/>
        </w:rPr>
        <w:t>summarized</w:t>
      </w:r>
      <w:r w:rsidR="006B002B" w:rsidRPr="006B002B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6B002B">
        <w:rPr>
          <w:rFonts w:ascii="Times New Roman" w:hAnsi="Times New Roman"/>
          <w:color w:val="000000"/>
          <w:sz w:val="28"/>
          <w:lang w:val="en-US"/>
        </w:rPr>
        <w:t xml:space="preserve">and then </w:t>
      </w:r>
      <w:r w:rsidR="00A476B5">
        <w:rPr>
          <w:rFonts w:ascii="Times New Roman" w:hAnsi="Times New Roman"/>
          <w:color w:val="000000"/>
          <w:sz w:val="28"/>
          <w:lang w:val="en-US"/>
        </w:rPr>
        <w:t xml:space="preserve">the </w:t>
      </w:r>
      <w:r w:rsidR="006B002B">
        <w:rPr>
          <w:rFonts w:ascii="Times New Roman" w:hAnsi="Times New Roman"/>
          <w:color w:val="000000"/>
          <w:sz w:val="28"/>
          <w:lang w:val="en-US"/>
        </w:rPr>
        <w:t xml:space="preserve">absolute value must be summarized over all possible values </w:t>
      </w:r>
      <w:r w:rsidRPr="00B663BC">
        <w:rPr>
          <w:rFonts w:ascii="Times New Roman" w:hAnsi="Times New Roman"/>
          <w:color w:val="000000"/>
          <w:position w:val="-12"/>
          <w:sz w:val="28"/>
        </w:rPr>
        <w:object w:dxaOrig="1020" w:dyaOrig="360" w14:anchorId="0E5F8F2A">
          <v:shape id="_x0000_i1350" type="#_x0000_t75" style="width:51pt;height:18pt" o:ole="">
            <v:imagedata r:id="rId617" o:title=""/>
          </v:shape>
          <o:OLEObject Type="Embed" ProgID="Equation.DSMT4" ShapeID="_x0000_i1350" DrawAspect="Content" ObjectID="_1611678876" r:id="rId619"/>
        </w:object>
      </w:r>
      <w:r w:rsidRPr="006B002B">
        <w:rPr>
          <w:rFonts w:ascii="Times New Roman" w:hAnsi="Times New Roman"/>
          <w:color w:val="000000"/>
          <w:sz w:val="28"/>
          <w:lang w:val="en-US"/>
        </w:rPr>
        <w:t xml:space="preserve">: </w:t>
      </w:r>
      <w:r w:rsidRPr="00AF7ABD">
        <w:rPr>
          <w:rFonts w:ascii="Times New Roman" w:hAnsi="Times New Roman"/>
          <w:color w:val="000000"/>
          <w:position w:val="-34"/>
          <w:sz w:val="28"/>
        </w:rPr>
        <w:object w:dxaOrig="2020" w:dyaOrig="840" w14:anchorId="0304031F">
          <v:shape id="_x0000_i1351" type="#_x0000_t75" style="width:100.5pt;height:42pt" o:ole="">
            <v:imagedata r:id="rId620" o:title=""/>
          </v:shape>
          <o:OLEObject Type="Embed" ProgID="Equation.DSMT4" ShapeID="_x0000_i1351" DrawAspect="Content" ObjectID="_1611678877" r:id="rId621"/>
        </w:object>
      </w:r>
      <w:r w:rsidRPr="006B002B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482CDB">
        <w:rPr>
          <w:rFonts w:ascii="Times New Roman" w:hAnsi="Times New Roman"/>
          <w:color w:val="000000"/>
          <w:sz w:val="28"/>
          <w:lang w:val="en-US"/>
        </w:rPr>
        <w:t>The</w:t>
      </w:r>
      <w:r w:rsidR="00482CDB" w:rsidRPr="00F52C3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first</w:t>
      </w:r>
      <w:r w:rsidR="00482CDB" w:rsidRPr="00F52C3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method</w:t>
      </w:r>
      <w:r w:rsidR="00482CDB" w:rsidRPr="00F52C3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of</w:t>
      </w:r>
      <w:r w:rsidR="00482CDB" w:rsidRPr="00F52C3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ionization</w:t>
      </w:r>
      <w:r w:rsidR="00482CDB" w:rsidRPr="00F52C3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speed</w:t>
      </w:r>
      <w:r w:rsidR="00482CDB" w:rsidRPr="00F52C3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calculation</w:t>
      </w:r>
      <w:r w:rsidR="00482CDB" w:rsidRPr="00F52C3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is</w:t>
      </w:r>
      <w:r w:rsidR="00482CDB" w:rsidRPr="00F52C3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faster</w:t>
      </w:r>
      <w:r w:rsidR="00482CDB" w:rsidRPr="00F52C3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for</w:t>
      </w:r>
      <w:r w:rsidR="00482CDB" w:rsidRPr="00F52C3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small</w:t>
      </w:r>
      <w:r w:rsidR="00482CDB" w:rsidRPr="00F52C3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8E1CA2">
        <w:rPr>
          <w:rFonts w:ascii="Times New Roman" w:hAnsi="Times New Roman"/>
          <w:color w:val="000000"/>
          <w:position w:val="-12"/>
          <w:sz w:val="28"/>
        </w:rPr>
        <w:object w:dxaOrig="800" w:dyaOrig="360" w14:anchorId="4BF86CF7">
          <v:shape id="_x0000_i1352" type="#_x0000_t75" style="width:40.5pt;height:18pt" o:ole="">
            <v:imagedata r:id="rId622" o:title=""/>
          </v:shape>
          <o:OLEObject Type="Embed" ProgID="Equation.DSMT4" ShapeID="_x0000_i1352" DrawAspect="Content" ObjectID="_1611678878" r:id="rId623"/>
        </w:object>
      </w:r>
      <w:r w:rsidRPr="00F52C32">
        <w:rPr>
          <w:rFonts w:ascii="Times New Roman" w:hAnsi="Times New Roman"/>
          <w:color w:val="000000"/>
          <w:sz w:val="28"/>
          <w:lang w:val="en-US"/>
        </w:rPr>
        <w:t>.</w:t>
      </w:r>
      <w:r w:rsidR="00482CDB" w:rsidRPr="00F52C3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Otherwise</w:t>
      </w:r>
      <w:r w:rsidR="00482CDB" w:rsidRPr="00482C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71C81">
        <w:rPr>
          <w:rFonts w:ascii="Times New Roman" w:hAnsi="Times New Roman"/>
          <w:color w:val="000000"/>
          <w:sz w:val="28"/>
          <w:lang w:val="en-US"/>
        </w:rPr>
        <w:t xml:space="preserve">the </w:t>
      </w:r>
      <w:r w:rsidR="00482CDB">
        <w:rPr>
          <w:rFonts w:ascii="Times New Roman" w:hAnsi="Times New Roman"/>
          <w:color w:val="000000"/>
          <w:sz w:val="28"/>
          <w:lang w:val="en-US"/>
        </w:rPr>
        <w:t>method</w:t>
      </w:r>
      <w:r w:rsidR="00482CDB" w:rsidRPr="00482C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using</w:t>
      </w:r>
      <w:r w:rsidR="00482CDB" w:rsidRPr="00482C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double</w:t>
      </w:r>
      <w:r w:rsidR="00482CDB" w:rsidRPr="00482C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Fourier</w:t>
      </w:r>
      <w:r w:rsidR="00482CDB" w:rsidRPr="00482C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series</w:t>
      </w:r>
      <w:r w:rsidR="00482CDB" w:rsidRPr="00482C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and</w:t>
      </w:r>
      <w:r w:rsidR="00482CDB" w:rsidRPr="00482C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summarizing</w:t>
      </w:r>
      <w:r w:rsidR="00482CDB" w:rsidRPr="00482C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with</w:t>
      </w:r>
      <w:r w:rsidR="00482CDB" w:rsidRPr="00482C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82CDB">
        <w:rPr>
          <w:rFonts w:ascii="Times New Roman" w:hAnsi="Times New Roman"/>
          <w:color w:val="000000"/>
          <w:sz w:val="28"/>
          <w:lang w:val="en-US"/>
        </w:rPr>
        <w:t>equal</w:t>
      </w:r>
      <w:r w:rsidRPr="00482C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B663BC">
        <w:rPr>
          <w:rFonts w:ascii="Times New Roman" w:hAnsi="Times New Roman"/>
          <w:color w:val="000000"/>
          <w:position w:val="-12"/>
          <w:sz w:val="28"/>
        </w:rPr>
        <w:object w:dxaOrig="1020" w:dyaOrig="360" w14:anchorId="14791C1F">
          <v:shape id="_x0000_i1353" type="#_x0000_t75" style="width:51pt;height:18pt" o:ole="">
            <v:imagedata r:id="rId617" o:title=""/>
          </v:shape>
          <o:OLEObject Type="Embed" ProgID="Equation.DSMT4" ShapeID="_x0000_i1353" DrawAspect="Content" ObjectID="_1611678879" r:id="rId624"/>
        </w:object>
      </w:r>
      <w:r w:rsidR="00482CDB" w:rsidRPr="00482CDB">
        <w:rPr>
          <w:rFonts w:ascii="Times New Roman" w:hAnsi="Times New Roman"/>
          <w:color w:val="000000"/>
          <w:sz w:val="28"/>
          <w:lang w:val="en-US"/>
        </w:rPr>
        <w:t xml:space="preserve"> is fas</w:t>
      </w:r>
      <w:r w:rsidR="00482CDB">
        <w:rPr>
          <w:rFonts w:ascii="Times New Roman" w:hAnsi="Times New Roman"/>
          <w:color w:val="000000"/>
          <w:sz w:val="28"/>
          <w:lang w:val="en-US"/>
        </w:rPr>
        <w:t>ter</w:t>
      </w:r>
      <w:r w:rsidRPr="00482CDB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670F6A">
        <w:rPr>
          <w:rFonts w:ascii="Times New Roman" w:hAnsi="Times New Roman"/>
          <w:color w:val="000000"/>
          <w:sz w:val="28"/>
          <w:lang w:val="en-US"/>
        </w:rPr>
        <w:t>In</w:t>
      </w:r>
      <w:r w:rsidR="00670F6A" w:rsidRPr="00670F6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70F6A">
        <w:rPr>
          <w:rFonts w:ascii="Times New Roman" w:hAnsi="Times New Roman"/>
          <w:color w:val="000000"/>
          <w:sz w:val="28"/>
          <w:lang w:val="en-US"/>
        </w:rPr>
        <w:t>latter</w:t>
      </w:r>
      <w:r w:rsidR="00670F6A" w:rsidRPr="00670F6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70F6A">
        <w:rPr>
          <w:rFonts w:ascii="Times New Roman" w:hAnsi="Times New Roman"/>
          <w:color w:val="000000"/>
          <w:sz w:val="28"/>
          <w:lang w:val="en-US"/>
        </w:rPr>
        <w:t>case</w:t>
      </w:r>
      <w:r w:rsidR="00670F6A" w:rsidRPr="00670F6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70F6A">
        <w:rPr>
          <w:rFonts w:ascii="Times New Roman" w:hAnsi="Times New Roman"/>
          <w:color w:val="000000"/>
          <w:sz w:val="28"/>
          <w:lang w:val="en-US"/>
        </w:rPr>
        <w:t>pairs</w:t>
      </w:r>
      <w:r w:rsidR="00670F6A" w:rsidRPr="00670F6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70F6A">
        <w:rPr>
          <w:rFonts w:ascii="Times New Roman" w:hAnsi="Times New Roman"/>
          <w:color w:val="000000"/>
          <w:sz w:val="28"/>
          <w:lang w:val="en-US"/>
        </w:rPr>
        <w:t>of</w:t>
      </w:r>
      <w:r w:rsidR="00670F6A" w:rsidRPr="00670F6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70F6A">
        <w:rPr>
          <w:rFonts w:ascii="Times New Roman" w:hAnsi="Times New Roman"/>
          <w:color w:val="000000"/>
          <w:sz w:val="28"/>
          <w:lang w:val="en-US"/>
        </w:rPr>
        <w:t>numbers</w:t>
      </w:r>
      <w:r w:rsidRPr="00670F6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8E4986">
        <w:rPr>
          <w:rFonts w:ascii="Times New Roman" w:hAnsi="Times New Roman"/>
          <w:color w:val="000000"/>
          <w:position w:val="-10"/>
          <w:sz w:val="28"/>
        </w:rPr>
        <w:object w:dxaOrig="620" w:dyaOrig="320" w14:anchorId="05389A52">
          <v:shape id="_x0000_i1354" type="#_x0000_t75" style="width:31.5pt;height:16.5pt" o:ole="">
            <v:imagedata r:id="rId625" o:title=""/>
          </v:shape>
          <o:OLEObject Type="Embed" ProgID="Equation.DSMT4" ShapeID="_x0000_i1354" DrawAspect="Content" ObjectID="_1611678880" r:id="rId626"/>
        </w:object>
      </w:r>
      <w:r w:rsidRPr="00670F6A">
        <w:rPr>
          <w:rFonts w:ascii="Times New Roman" w:hAnsi="Times New Roman"/>
          <w:i/>
          <w:color w:val="000000"/>
          <w:sz w:val="28"/>
          <w:lang w:val="en-US"/>
        </w:rPr>
        <w:t xml:space="preserve"> </w:t>
      </w:r>
      <w:r w:rsidR="00670F6A">
        <w:rPr>
          <w:rFonts w:ascii="Times New Roman" w:hAnsi="Times New Roman"/>
          <w:color w:val="000000"/>
          <w:sz w:val="28"/>
          <w:lang w:val="en-US"/>
        </w:rPr>
        <w:t>and</w:t>
      </w:r>
      <w:r w:rsidRPr="00670F6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8E4986">
        <w:rPr>
          <w:rFonts w:ascii="Times New Roman" w:hAnsi="Times New Roman"/>
          <w:color w:val="000000"/>
          <w:position w:val="-10"/>
          <w:sz w:val="28"/>
        </w:rPr>
        <w:object w:dxaOrig="639" w:dyaOrig="320" w14:anchorId="6784F316">
          <v:shape id="_x0000_i1355" type="#_x0000_t75" style="width:31.5pt;height:16.5pt" o:ole="">
            <v:imagedata r:id="rId627" o:title=""/>
          </v:shape>
          <o:OLEObject Type="Embed" ProgID="Equation.DSMT4" ShapeID="_x0000_i1355" DrawAspect="Content" ObjectID="_1611678881" r:id="rId628"/>
        </w:object>
      </w:r>
      <w:r w:rsidRPr="00670F6A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670F6A">
        <w:rPr>
          <w:rFonts w:ascii="Times New Roman" w:hAnsi="Times New Roman"/>
          <w:color w:val="000000"/>
          <w:sz w:val="28"/>
          <w:lang w:val="en-US"/>
        </w:rPr>
        <w:t>which</w:t>
      </w:r>
      <w:r w:rsidR="00670F6A" w:rsidRPr="00670F6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70F6A">
        <w:rPr>
          <w:rFonts w:ascii="Times New Roman" w:hAnsi="Times New Roman"/>
          <w:color w:val="000000"/>
          <w:sz w:val="28"/>
          <w:lang w:val="en-US"/>
        </w:rPr>
        <w:t>result</w:t>
      </w:r>
      <w:r w:rsidR="00670F6A" w:rsidRPr="00670F6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70F6A">
        <w:rPr>
          <w:rFonts w:ascii="Times New Roman" w:hAnsi="Times New Roman"/>
          <w:color w:val="000000"/>
          <w:sz w:val="28"/>
          <w:lang w:val="en-US"/>
        </w:rPr>
        <w:t>into</w:t>
      </w:r>
      <w:r w:rsidR="00670F6A" w:rsidRPr="00670F6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70F6A">
        <w:rPr>
          <w:rFonts w:ascii="Times New Roman" w:hAnsi="Times New Roman"/>
          <w:color w:val="000000"/>
          <w:sz w:val="28"/>
          <w:lang w:val="en-US"/>
        </w:rPr>
        <w:t>same</w:t>
      </w:r>
      <w:r w:rsidR="00670F6A" w:rsidRPr="00670F6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70F6A">
        <w:rPr>
          <w:rFonts w:ascii="Times New Roman" w:hAnsi="Times New Roman"/>
          <w:color w:val="000000"/>
          <w:sz w:val="28"/>
          <w:lang w:val="en-US"/>
        </w:rPr>
        <w:t>number</w:t>
      </w:r>
      <w:r w:rsidRPr="00670F6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B663BC">
        <w:rPr>
          <w:rFonts w:ascii="Times New Roman" w:hAnsi="Times New Roman"/>
          <w:color w:val="000000"/>
          <w:position w:val="-12"/>
          <w:sz w:val="28"/>
        </w:rPr>
        <w:object w:dxaOrig="2260" w:dyaOrig="360" w14:anchorId="726E6EC7">
          <v:shape id="_x0000_i1356" type="#_x0000_t75" style="width:112.5pt;height:18pt" o:ole="">
            <v:imagedata r:id="rId629" o:title=""/>
          </v:shape>
          <o:OLEObject Type="Embed" ProgID="Equation.DSMT4" ShapeID="_x0000_i1356" DrawAspect="Content" ObjectID="_1611678882" r:id="rId630"/>
        </w:object>
      </w:r>
      <w:r w:rsidRPr="00670F6A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670F6A">
        <w:rPr>
          <w:rFonts w:ascii="Times New Roman" w:hAnsi="Times New Roman"/>
          <w:color w:val="000000"/>
          <w:sz w:val="28"/>
          <w:lang w:val="en-US"/>
        </w:rPr>
        <w:t xml:space="preserve">are separated from each other by very large distance </w:t>
      </w:r>
      <w:r w:rsidRPr="0096167A">
        <w:rPr>
          <w:rFonts w:ascii="Times New Roman" w:hAnsi="Times New Roman"/>
          <w:color w:val="000000"/>
          <w:position w:val="-10"/>
          <w:sz w:val="28"/>
        </w:rPr>
        <w:object w:dxaOrig="2240" w:dyaOrig="360" w14:anchorId="119CB5B1">
          <v:shape id="_x0000_i1357" type="#_x0000_t75" style="width:112.5pt;height:18pt" o:ole="">
            <v:imagedata r:id="rId631" o:title=""/>
          </v:shape>
          <o:OLEObject Type="Embed" ProgID="Equation.DSMT4" ShapeID="_x0000_i1357" DrawAspect="Content" ObjectID="_1611678883" r:id="rId632"/>
        </w:object>
      </w:r>
      <w:r w:rsidRPr="00670F6A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A476B5">
        <w:rPr>
          <w:rFonts w:ascii="Times New Roman" w:hAnsi="Times New Roman"/>
          <w:color w:val="000000"/>
          <w:sz w:val="28"/>
          <w:lang w:val="en-US"/>
        </w:rPr>
        <w:t>Since</w:t>
      </w:r>
      <w:r w:rsidRPr="00A476B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96167A">
        <w:rPr>
          <w:rFonts w:ascii="Times New Roman" w:hAnsi="Times New Roman"/>
          <w:color w:val="000000"/>
          <w:position w:val="-12"/>
          <w:sz w:val="28"/>
        </w:rPr>
        <w:object w:dxaOrig="420" w:dyaOrig="360" w14:anchorId="43F30245">
          <v:shape id="_x0000_i1358" type="#_x0000_t75" style="width:21pt;height:18pt" o:ole="">
            <v:imagedata r:id="rId633" o:title=""/>
          </v:shape>
          <o:OLEObject Type="Embed" ProgID="Equation.DSMT4" ShapeID="_x0000_i1358" DrawAspect="Content" ObjectID="_1611678884" r:id="rId634"/>
        </w:object>
      </w:r>
      <w:r w:rsidRPr="00A476B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476B5" w:rsidRPr="00A476B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476B5">
        <w:rPr>
          <w:rFonts w:ascii="Times New Roman" w:hAnsi="Times New Roman"/>
          <w:color w:val="000000"/>
          <w:sz w:val="28"/>
          <w:lang w:val="en-US"/>
        </w:rPr>
        <w:t>noticeably</w:t>
      </w:r>
      <w:r w:rsidR="00A476B5" w:rsidRPr="00A476B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476B5">
        <w:rPr>
          <w:rFonts w:ascii="Times New Roman" w:hAnsi="Times New Roman"/>
          <w:color w:val="000000"/>
          <w:sz w:val="28"/>
          <w:lang w:val="en-US"/>
        </w:rPr>
        <w:t>differs</w:t>
      </w:r>
      <w:r w:rsidR="00A476B5" w:rsidRPr="00A476B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476B5">
        <w:rPr>
          <w:rFonts w:ascii="Times New Roman" w:hAnsi="Times New Roman"/>
          <w:color w:val="000000"/>
          <w:sz w:val="28"/>
          <w:lang w:val="en-US"/>
        </w:rPr>
        <w:t>from</w:t>
      </w:r>
      <w:r w:rsidRPr="00A476B5">
        <w:rPr>
          <w:rFonts w:ascii="Times New Roman" w:hAnsi="Times New Roman"/>
          <w:color w:val="000000"/>
          <w:sz w:val="28"/>
          <w:lang w:val="en-US"/>
        </w:rPr>
        <w:t xml:space="preserve"> 0 </w:t>
      </w:r>
      <w:r w:rsidR="00A476B5">
        <w:rPr>
          <w:rFonts w:ascii="Times New Roman" w:hAnsi="Times New Roman"/>
          <w:color w:val="000000"/>
          <w:sz w:val="28"/>
          <w:lang w:val="en-US"/>
        </w:rPr>
        <w:t>in</w:t>
      </w:r>
      <w:r w:rsidR="00A476B5" w:rsidRPr="00A476B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476B5">
        <w:rPr>
          <w:rFonts w:ascii="Times New Roman" w:hAnsi="Times New Roman"/>
          <w:color w:val="000000"/>
          <w:sz w:val="28"/>
          <w:lang w:val="en-US"/>
        </w:rPr>
        <w:lastRenderedPageBreak/>
        <w:t>restricted</w:t>
      </w:r>
      <w:r w:rsidR="00A476B5" w:rsidRPr="00A476B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476B5">
        <w:rPr>
          <w:rFonts w:ascii="Times New Roman" w:hAnsi="Times New Roman"/>
          <w:color w:val="000000"/>
          <w:sz w:val="28"/>
          <w:lang w:val="en-US"/>
        </w:rPr>
        <w:t>are</w:t>
      </w:r>
      <w:r w:rsidR="00030AE0">
        <w:rPr>
          <w:rFonts w:ascii="Times New Roman" w:hAnsi="Times New Roman"/>
          <w:color w:val="000000"/>
          <w:sz w:val="28"/>
          <w:lang w:val="en-US"/>
        </w:rPr>
        <w:t>a</w:t>
      </w:r>
      <w:r w:rsidR="00A476B5" w:rsidRPr="00A476B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476B5">
        <w:rPr>
          <w:rFonts w:ascii="Times New Roman" w:hAnsi="Times New Roman"/>
          <w:color w:val="000000"/>
          <w:sz w:val="28"/>
          <w:lang w:val="en-US"/>
        </w:rPr>
        <w:t>of</w:t>
      </w:r>
      <w:r w:rsidR="00A476B5" w:rsidRPr="00A476B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476B5">
        <w:rPr>
          <w:rFonts w:ascii="Times New Roman" w:hAnsi="Times New Roman"/>
          <w:color w:val="000000"/>
          <w:sz w:val="28"/>
          <w:lang w:val="en-US"/>
        </w:rPr>
        <w:t>space</w:t>
      </w:r>
      <w:r w:rsidR="00A476B5" w:rsidRPr="00A476B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8E4986">
        <w:rPr>
          <w:rFonts w:ascii="Times New Roman" w:hAnsi="Times New Roman"/>
          <w:color w:val="000000"/>
          <w:position w:val="-10"/>
          <w:sz w:val="28"/>
        </w:rPr>
        <w:object w:dxaOrig="620" w:dyaOrig="320" w14:anchorId="5CAAE908">
          <v:shape id="_x0000_i1359" type="#_x0000_t75" style="width:31.5pt;height:16.5pt" o:ole="">
            <v:imagedata r:id="rId625" o:title=""/>
          </v:shape>
          <o:OLEObject Type="Embed" ProgID="Equation.DSMT4" ShapeID="_x0000_i1359" DrawAspect="Content" ObjectID="_1611678885" r:id="rId635"/>
        </w:object>
      </w:r>
      <w:r w:rsidRPr="00A476B5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A476B5">
        <w:rPr>
          <w:rFonts w:ascii="Times New Roman" w:hAnsi="Times New Roman"/>
          <w:color w:val="000000"/>
          <w:sz w:val="28"/>
          <w:lang w:val="en-US"/>
        </w:rPr>
        <w:t xml:space="preserve">formulas for irrational </w:t>
      </w:r>
      <w:r w:rsidR="00A476B5" w:rsidRPr="00071C55">
        <w:rPr>
          <w:rFonts w:ascii="Times New Roman" w:hAnsi="Times New Roman"/>
          <w:b/>
          <w:color w:val="000000"/>
          <w:position w:val="-12"/>
          <w:sz w:val="28"/>
        </w:rPr>
        <w:object w:dxaOrig="660" w:dyaOrig="360" w14:anchorId="23BABB30">
          <v:shape id="_x0000_i1360" type="#_x0000_t75" style="width:33pt;height:18pt" o:ole="">
            <v:imagedata r:id="rId493" o:title=""/>
          </v:shape>
          <o:OLEObject Type="Embed" ProgID="Equation.DSMT4" ShapeID="_x0000_i1360" DrawAspect="Content" ObjectID="_1611678886" r:id="rId636"/>
        </w:object>
      </w:r>
      <w:r w:rsidR="00A476B5" w:rsidRPr="00A476B5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 w:rsidR="00A476B5">
        <w:rPr>
          <w:rFonts w:ascii="Times New Roman" w:hAnsi="Times New Roman"/>
          <w:color w:val="000000"/>
          <w:sz w:val="28"/>
          <w:lang w:val="en-US"/>
        </w:rPr>
        <w:t xml:space="preserve">can be used instead of mentioned summarization for large </w:t>
      </w:r>
      <w:r w:rsidR="00A476B5" w:rsidRPr="008E1CA2">
        <w:rPr>
          <w:rFonts w:ascii="Times New Roman" w:hAnsi="Times New Roman"/>
          <w:color w:val="000000"/>
          <w:position w:val="-12"/>
          <w:sz w:val="28"/>
        </w:rPr>
        <w:object w:dxaOrig="800" w:dyaOrig="360" w14:anchorId="4DABEDC3">
          <v:shape id="_x0000_i1361" type="#_x0000_t75" style="width:40.5pt;height:18pt" o:ole="">
            <v:imagedata r:id="rId622" o:title=""/>
          </v:shape>
          <o:OLEObject Type="Embed" ProgID="Equation.DSMT4" ShapeID="_x0000_i1361" DrawAspect="Content" ObjectID="_1611678887" r:id="rId637"/>
        </w:object>
      </w:r>
      <w:r w:rsidR="00A476B5" w:rsidRPr="00A476B5">
        <w:rPr>
          <w:rFonts w:ascii="Times New Roman" w:hAnsi="Times New Roman"/>
          <w:color w:val="000000"/>
          <w:sz w:val="28"/>
          <w:lang w:val="en-US"/>
        </w:rPr>
        <w:t>.</w:t>
      </w:r>
      <w:r w:rsidRPr="00A476B5">
        <w:rPr>
          <w:rFonts w:ascii="Times New Roman" w:hAnsi="Times New Roman"/>
          <w:color w:val="000000"/>
          <w:sz w:val="28"/>
          <w:lang w:val="en-US"/>
        </w:rPr>
        <w:t xml:space="preserve"> </w:t>
      </w:r>
    </w:p>
    <w:p w14:paraId="548A1D05" w14:textId="77777777" w:rsidR="00C33B33" w:rsidRPr="00D33656" w:rsidRDefault="004D3DC8" w:rsidP="00C33B33">
      <w:pPr>
        <w:spacing w:line="240" w:lineRule="auto"/>
        <w:ind w:firstLine="708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Already</w:t>
      </w:r>
      <w:r w:rsidRPr="004D3DC8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for</w:t>
      </w:r>
      <w:r w:rsidR="00C33B33" w:rsidRPr="00BC17E6">
        <w:rPr>
          <w:rFonts w:ascii="Times New Roman" w:hAnsi="Times New Roman"/>
          <w:position w:val="-12"/>
          <w:sz w:val="28"/>
        </w:rPr>
        <w:object w:dxaOrig="1260" w:dyaOrig="360" w14:anchorId="57CD3D10">
          <v:shape id="_x0000_i1362" type="#_x0000_t75" style="width:63pt;height:18pt" o:ole="">
            <v:imagedata r:id="rId638" o:title=""/>
          </v:shape>
          <o:OLEObject Type="Embed" ProgID="Equation.DSMT4" ShapeID="_x0000_i1362" DrawAspect="Content" ObjectID="_1611678888" r:id="rId639"/>
        </w:object>
      </w:r>
      <w:r w:rsidR="00C33B33" w:rsidRPr="004D3DC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the differences</w:t>
      </w:r>
      <w:r w:rsidRPr="004D3DC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between</w:t>
      </w:r>
      <w:r w:rsidRPr="004D3DC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calculation</w:t>
      </w:r>
      <w:r w:rsidRPr="004D3DC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of</w:t>
      </w:r>
      <w:r w:rsidRPr="004D3DC8">
        <w:rPr>
          <w:rFonts w:ascii="Times New Roman" w:hAnsi="Times New Roman"/>
          <w:sz w:val="28"/>
          <w:lang w:val="en-US"/>
        </w:rPr>
        <w:t xml:space="preserve"> </w:t>
      </w:r>
      <w:r w:rsidR="00C33B33" w:rsidRPr="008A6331">
        <w:rPr>
          <w:rFonts w:ascii="Times New Roman" w:hAnsi="Times New Roman"/>
          <w:position w:val="-12"/>
          <w:sz w:val="28"/>
        </w:rPr>
        <w:object w:dxaOrig="400" w:dyaOrig="360" w14:anchorId="77AC65E0">
          <v:shape id="_x0000_i1363" type="#_x0000_t75" style="width:19.5pt;height:18pt" o:ole="">
            <v:imagedata r:id="rId640" o:title=""/>
          </v:shape>
          <o:OLEObject Type="Embed" ProgID="Equation.DSMT4" ShapeID="_x0000_i1363" DrawAspect="Content" ObjectID="_1611678889" r:id="rId641"/>
        </w:object>
      </w:r>
      <w:r w:rsidRPr="004D3DC8">
        <w:rPr>
          <w:rFonts w:ascii="Times New Roman" w:hAnsi="Times New Roman"/>
          <w:sz w:val="28"/>
          <w:lang w:val="en-US"/>
        </w:rPr>
        <w:t xml:space="preserve">using </w:t>
      </w:r>
      <w:r>
        <w:rPr>
          <w:rFonts w:ascii="Times New Roman" w:hAnsi="Times New Roman"/>
          <w:sz w:val="28"/>
          <w:lang w:val="en-US"/>
        </w:rPr>
        <w:t>formulas</w:t>
      </w:r>
      <w:r w:rsidRPr="004D3DC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for</w:t>
      </w:r>
      <w:r w:rsidRPr="004D3DC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irrational</w:t>
      </w:r>
      <w:r w:rsidRPr="004D3DC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 xml:space="preserve">frequencies ratio and formal usage of formulas for irrational frequencies ratio are low. </w:t>
      </w:r>
      <w:r w:rsidR="00C33B33" w:rsidRPr="00F52C32">
        <w:rPr>
          <w:rFonts w:ascii="Times New Roman" w:hAnsi="Times New Roman"/>
          <w:sz w:val="28"/>
          <w:lang w:val="en-US"/>
        </w:rPr>
        <w:t>(</w:t>
      </w:r>
      <w:r>
        <w:rPr>
          <w:rFonts w:ascii="Times New Roman" w:hAnsi="Times New Roman"/>
          <w:sz w:val="28"/>
          <w:lang w:val="en-US"/>
        </w:rPr>
        <w:t>Tab</w:t>
      </w:r>
      <w:r w:rsidR="00C33B33" w:rsidRPr="00F52C32">
        <w:rPr>
          <w:rFonts w:ascii="Times New Roman" w:hAnsi="Times New Roman"/>
          <w:sz w:val="28"/>
          <w:lang w:val="en-US"/>
        </w:rPr>
        <w:t xml:space="preserve">. 1). </w:t>
      </w:r>
      <w:r w:rsidR="00631539">
        <w:rPr>
          <w:rFonts w:ascii="Times New Roman" w:hAnsi="Times New Roman"/>
          <w:sz w:val="28"/>
          <w:lang w:val="en-US"/>
        </w:rPr>
        <w:t>We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emphasize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that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the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phase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 w:rsidRPr="00C662B6">
        <w:rPr>
          <w:rFonts w:ascii="Times New Roman" w:hAnsi="Times New Roman"/>
          <w:position w:val="-12"/>
          <w:sz w:val="28"/>
        </w:rPr>
        <w:object w:dxaOrig="279" w:dyaOrig="360" w14:anchorId="2BCD4520">
          <v:shape id="_x0000_i1364" type="#_x0000_t75" style="width:13.5pt;height:18pt" o:ole="">
            <v:imagedata r:id="rId550" o:title=""/>
          </v:shape>
          <o:OLEObject Type="Embed" ProgID="Equation.DSMT4" ShapeID="_x0000_i1364" DrawAspect="Content" ObjectID="_1611678890" r:id="rId642"/>
        </w:objec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doesn</w:t>
      </w:r>
      <w:r w:rsidR="00631539" w:rsidRPr="00631539">
        <w:rPr>
          <w:rFonts w:ascii="Times New Roman" w:hAnsi="Times New Roman"/>
          <w:sz w:val="28"/>
          <w:lang w:val="en-US"/>
        </w:rPr>
        <w:t>’</w:t>
      </w:r>
      <w:r w:rsidR="00631539">
        <w:rPr>
          <w:rFonts w:ascii="Times New Roman" w:hAnsi="Times New Roman"/>
          <w:sz w:val="28"/>
          <w:lang w:val="en-US"/>
        </w:rPr>
        <w:t>t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play</w:t>
      </w:r>
      <w:r w:rsidR="007854E6">
        <w:rPr>
          <w:rFonts w:ascii="Times New Roman" w:hAnsi="Times New Roman"/>
          <w:sz w:val="28"/>
          <w:lang w:val="en-US"/>
        </w:rPr>
        <w:t xml:space="preserve"> a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role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anymore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in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case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of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irrational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7854E6">
        <w:rPr>
          <w:rFonts w:ascii="Times New Roman" w:hAnsi="Times New Roman"/>
          <w:sz w:val="28"/>
          <w:lang w:val="en-US"/>
        </w:rPr>
        <w:t>frequency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ratio</w:t>
      </w:r>
      <w:r w:rsidR="00631539" w:rsidRPr="00631539">
        <w:rPr>
          <w:rFonts w:ascii="Times New Roman" w:hAnsi="Times New Roman"/>
          <w:sz w:val="28"/>
          <w:lang w:val="en-US"/>
        </w:rPr>
        <w:t>.</w:t>
      </w:r>
      <w:r w:rsidR="00C33B33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However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already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for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7854E6">
        <w:rPr>
          <w:rFonts w:ascii="Times New Roman" w:hAnsi="Times New Roman"/>
          <w:sz w:val="28"/>
          <w:lang w:val="en-US"/>
        </w:rPr>
        <w:t>frequency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631539">
        <w:rPr>
          <w:rFonts w:ascii="Times New Roman" w:hAnsi="Times New Roman"/>
          <w:sz w:val="28"/>
          <w:lang w:val="en-US"/>
        </w:rPr>
        <w:t>ratio</w:t>
      </w:r>
      <w:r w:rsidR="00631539" w:rsidRPr="00631539">
        <w:rPr>
          <w:rFonts w:ascii="Times New Roman" w:hAnsi="Times New Roman"/>
          <w:sz w:val="28"/>
          <w:lang w:val="en-US"/>
        </w:rPr>
        <w:t xml:space="preserve"> </w:t>
      </w:r>
      <w:r w:rsidR="00C33B33" w:rsidRPr="00631539">
        <w:rPr>
          <w:rFonts w:ascii="Times New Roman" w:hAnsi="Times New Roman"/>
          <w:sz w:val="28"/>
          <w:lang w:val="en-US"/>
        </w:rPr>
        <w:t xml:space="preserve">2/1 </w:t>
      </w:r>
      <w:r w:rsidR="00631539">
        <w:rPr>
          <w:rFonts w:ascii="Times New Roman" w:hAnsi="Times New Roman"/>
          <w:sz w:val="28"/>
          <w:lang w:val="en-US"/>
        </w:rPr>
        <w:t xml:space="preserve">moderate dependence on phase can be observed </w:t>
      </w:r>
      <w:r w:rsidR="00C33B33" w:rsidRPr="00631539">
        <w:rPr>
          <w:rFonts w:ascii="Times New Roman" w:hAnsi="Times New Roman"/>
          <w:sz w:val="28"/>
          <w:lang w:val="en-US"/>
        </w:rPr>
        <w:t>(</w:t>
      </w:r>
      <w:r w:rsidR="00631539">
        <w:rPr>
          <w:rFonts w:ascii="Times New Roman" w:hAnsi="Times New Roman"/>
          <w:sz w:val="28"/>
          <w:lang w:val="en-US"/>
        </w:rPr>
        <w:t>Tab</w:t>
      </w:r>
      <w:r w:rsidR="00C33B33" w:rsidRPr="00631539">
        <w:rPr>
          <w:rFonts w:ascii="Times New Roman" w:hAnsi="Times New Roman"/>
          <w:sz w:val="28"/>
          <w:lang w:val="en-US"/>
        </w:rPr>
        <w:t xml:space="preserve">.1). </w:t>
      </w:r>
      <w:r w:rsidR="009928CB">
        <w:rPr>
          <w:rFonts w:ascii="Times New Roman" w:hAnsi="Times New Roman"/>
          <w:sz w:val="28"/>
          <w:lang w:val="en-US"/>
        </w:rPr>
        <w:t>With</w:t>
      </w:r>
      <w:r w:rsidR="009928CB" w:rsidRPr="00D33656">
        <w:rPr>
          <w:rFonts w:ascii="Times New Roman" w:hAnsi="Times New Roman"/>
          <w:sz w:val="28"/>
          <w:lang w:val="en-US"/>
        </w:rPr>
        <w:t xml:space="preserve"> </w:t>
      </w:r>
      <w:r w:rsidR="009928CB">
        <w:rPr>
          <w:rFonts w:ascii="Times New Roman" w:hAnsi="Times New Roman"/>
          <w:sz w:val="28"/>
          <w:lang w:val="en-US"/>
        </w:rPr>
        <w:t>further</w:t>
      </w:r>
      <w:r w:rsidR="009928CB" w:rsidRPr="00D33656">
        <w:rPr>
          <w:rFonts w:ascii="Times New Roman" w:hAnsi="Times New Roman"/>
          <w:sz w:val="28"/>
          <w:lang w:val="en-US"/>
        </w:rPr>
        <w:t xml:space="preserve"> </w:t>
      </w:r>
      <w:r w:rsidR="009928CB">
        <w:rPr>
          <w:rFonts w:ascii="Times New Roman" w:hAnsi="Times New Roman"/>
          <w:sz w:val="28"/>
          <w:lang w:val="en-US"/>
        </w:rPr>
        <w:t>increase</w:t>
      </w:r>
      <w:r w:rsidR="009928CB" w:rsidRPr="00D33656">
        <w:rPr>
          <w:rFonts w:ascii="Times New Roman" w:hAnsi="Times New Roman"/>
          <w:sz w:val="28"/>
          <w:lang w:val="en-US"/>
        </w:rPr>
        <w:t xml:space="preserve"> </w:t>
      </w:r>
      <w:r w:rsidR="009928CB">
        <w:rPr>
          <w:rFonts w:ascii="Times New Roman" w:hAnsi="Times New Roman"/>
          <w:sz w:val="28"/>
          <w:lang w:val="en-US"/>
        </w:rPr>
        <w:t>of</w:t>
      </w:r>
      <w:r w:rsidR="009928CB" w:rsidRPr="00D33656">
        <w:rPr>
          <w:rFonts w:ascii="Times New Roman" w:hAnsi="Times New Roman"/>
          <w:sz w:val="28"/>
          <w:lang w:val="en-US"/>
        </w:rPr>
        <w:t xml:space="preserve"> </w:t>
      </w:r>
      <w:r w:rsidR="00C33B33" w:rsidRPr="008E1CA2">
        <w:rPr>
          <w:rFonts w:ascii="Times New Roman" w:hAnsi="Times New Roman"/>
          <w:color w:val="000000"/>
          <w:position w:val="-12"/>
          <w:sz w:val="28"/>
        </w:rPr>
        <w:object w:dxaOrig="340" w:dyaOrig="360" w14:anchorId="7CE1B51D">
          <v:shape id="_x0000_i1365" type="#_x0000_t75" style="width:16.5pt;height:18pt" o:ole="">
            <v:imagedata r:id="rId603" o:title=""/>
          </v:shape>
          <o:OLEObject Type="Embed" ProgID="Equation.DSMT4" ShapeID="_x0000_i1365" DrawAspect="Content" ObjectID="_1611678891" r:id="rId643"/>
        </w:object>
      </w:r>
      <w:r w:rsidR="00C33B33" w:rsidRPr="00D3365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928CB">
        <w:rPr>
          <w:rFonts w:ascii="Times New Roman" w:hAnsi="Times New Roman"/>
          <w:color w:val="000000"/>
          <w:sz w:val="28"/>
          <w:lang w:val="en-US"/>
        </w:rPr>
        <w:t>and</w:t>
      </w:r>
      <w:r w:rsidR="00C33B33" w:rsidRPr="00D3365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33B33" w:rsidRPr="008E1CA2">
        <w:rPr>
          <w:rFonts w:ascii="Times New Roman" w:hAnsi="Times New Roman"/>
          <w:color w:val="000000"/>
          <w:position w:val="-12"/>
          <w:sz w:val="28"/>
        </w:rPr>
        <w:object w:dxaOrig="420" w:dyaOrig="360" w14:anchorId="79EE073A">
          <v:shape id="_x0000_i1366" type="#_x0000_t75" style="width:21pt;height:18pt" o:ole="">
            <v:imagedata r:id="rId605" o:title=""/>
          </v:shape>
          <o:OLEObject Type="Embed" ProgID="Equation.DSMT4" ShapeID="_x0000_i1366" DrawAspect="Content" ObjectID="_1611678892" r:id="rId644"/>
        </w:object>
      </w:r>
      <w:r w:rsidR="00C33B33" w:rsidRPr="00D3365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928CB">
        <w:rPr>
          <w:rFonts w:ascii="Times New Roman" w:hAnsi="Times New Roman"/>
          <w:color w:val="000000"/>
          <w:sz w:val="28"/>
          <w:lang w:val="en-US"/>
        </w:rPr>
        <w:t>the mentioned dependence disappears</w:t>
      </w:r>
      <w:r w:rsidR="00C33B33" w:rsidRPr="00D33656">
        <w:rPr>
          <w:rFonts w:ascii="Times New Roman" w:hAnsi="Times New Roman"/>
          <w:color w:val="000000"/>
          <w:sz w:val="28"/>
          <w:lang w:val="en-US"/>
        </w:rPr>
        <w:t>.</w:t>
      </w:r>
    </w:p>
    <w:p w14:paraId="51881F0F" w14:textId="77777777" w:rsidR="00C33B33" w:rsidRPr="00354D9A" w:rsidRDefault="00D33656" w:rsidP="00C33B33">
      <w:pPr>
        <w:spacing w:line="240" w:lineRule="auto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Tab</w:t>
      </w:r>
      <w:r w:rsidR="00C33B33" w:rsidRPr="00F52C32">
        <w:rPr>
          <w:rFonts w:ascii="Times New Roman" w:hAnsi="Times New Roman"/>
          <w:sz w:val="28"/>
          <w:lang w:val="en-US"/>
        </w:rPr>
        <w:t xml:space="preserve">. 1. </w:t>
      </w:r>
      <w:r w:rsidR="00C33B33" w:rsidRPr="00021947">
        <w:rPr>
          <w:rFonts w:ascii="Times New Roman" w:hAnsi="Times New Roman"/>
          <w:position w:val="-14"/>
          <w:sz w:val="28"/>
        </w:rPr>
        <w:object w:dxaOrig="780" w:dyaOrig="380" w14:anchorId="3B983947">
          <v:shape id="_x0000_i1367" type="#_x0000_t75" style="width:39pt;height:19.5pt" o:ole="">
            <v:imagedata r:id="rId645" o:title=""/>
          </v:shape>
          <o:OLEObject Type="Embed" ProgID="Equation.DSMT4" ShapeID="_x0000_i1367" DrawAspect="Content" ObjectID="_1611678893" r:id="rId646"/>
        </w:object>
      </w:r>
      <w:r w:rsidR="00C33B33" w:rsidRPr="00F52C32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eV</w:t>
      </w:r>
      <w:r w:rsidR="00C33B33" w:rsidRPr="00CF3DCC">
        <w:rPr>
          <w:rFonts w:ascii="Times New Roman" w:hAnsi="Times New Roman"/>
          <w:sz w:val="28"/>
          <w:lang w:val="en-US"/>
        </w:rPr>
        <w:t xml:space="preserve">, </w:t>
      </w:r>
      <w:r w:rsidR="00C33B33" w:rsidRPr="00886236">
        <w:rPr>
          <w:rFonts w:ascii="Times New Roman" w:hAnsi="Times New Roman"/>
          <w:position w:val="-12"/>
          <w:sz w:val="28"/>
        </w:rPr>
        <w:object w:dxaOrig="240" w:dyaOrig="360" w14:anchorId="59DA2059">
          <v:shape id="_x0000_i1368" type="#_x0000_t75" style="width:12pt;height:18pt" o:ole="">
            <v:imagedata r:id="rId647" o:title=""/>
          </v:shape>
          <o:OLEObject Type="Embed" ProgID="Equation.DSMT4" ShapeID="_x0000_i1368" DrawAspect="Content" ObjectID="_1611678894" r:id="rId648"/>
        </w:object>
      </w:r>
      <w:r w:rsidR="00C33B33" w:rsidRPr="00CF3DCC">
        <w:rPr>
          <w:rFonts w:ascii="Times New Roman" w:hAnsi="Times New Roman"/>
          <w:sz w:val="28"/>
          <w:lang w:val="en-US"/>
        </w:rPr>
        <w:t xml:space="preserve">=0.8 </w:t>
      </w:r>
      <w:r>
        <w:rPr>
          <w:rFonts w:ascii="Times New Roman" w:hAnsi="Times New Roman"/>
          <w:sz w:val="28"/>
          <w:lang w:val="en-US"/>
        </w:rPr>
        <w:t>um</w:t>
      </w:r>
      <w:r w:rsidR="00C33B33" w:rsidRPr="00CF3DCC">
        <w:rPr>
          <w:rFonts w:ascii="Times New Roman" w:hAnsi="Times New Roman"/>
          <w:sz w:val="28"/>
          <w:lang w:val="en-US"/>
        </w:rPr>
        <w:t xml:space="preserve">, </w:t>
      </w:r>
      <w:r w:rsidR="00C33B33" w:rsidRPr="00886236">
        <w:rPr>
          <w:rFonts w:ascii="Times New Roman" w:hAnsi="Times New Roman"/>
          <w:position w:val="-12"/>
          <w:sz w:val="28"/>
        </w:rPr>
        <w:object w:dxaOrig="279" w:dyaOrig="360" w14:anchorId="2017E215">
          <v:shape id="_x0000_i1369" type="#_x0000_t75" style="width:13.5pt;height:18pt" o:ole="">
            <v:imagedata r:id="rId649" o:title=""/>
          </v:shape>
          <o:OLEObject Type="Embed" ProgID="Equation.DSMT4" ShapeID="_x0000_i1369" DrawAspect="Content" ObjectID="_1611678895" r:id="rId650"/>
        </w:object>
      </w:r>
      <w:r w:rsidR="00C33B33" w:rsidRPr="00CF3DCC">
        <w:rPr>
          <w:rFonts w:ascii="Times New Roman" w:hAnsi="Times New Roman"/>
          <w:sz w:val="28"/>
          <w:lang w:val="en-US"/>
        </w:rPr>
        <w:t xml:space="preserve">=0.4 </w:t>
      </w:r>
      <w:r w:rsidR="00EB23B7">
        <w:rPr>
          <w:rFonts w:ascii="Times New Roman" w:hAnsi="Times New Roman"/>
          <w:sz w:val="28"/>
          <w:lang w:val="en-US"/>
        </w:rPr>
        <w:t>um</w:t>
      </w:r>
      <w:r w:rsidR="00C33B33" w:rsidRPr="00CF3DCC">
        <w:rPr>
          <w:rFonts w:ascii="Times New Roman" w:hAnsi="Times New Roman"/>
          <w:sz w:val="28"/>
          <w:lang w:val="en-US"/>
        </w:rPr>
        <w:t xml:space="preserve">, </w:t>
      </w:r>
      <w:r w:rsidR="00C33B33" w:rsidRPr="00EC7BB8">
        <w:rPr>
          <w:rFonts w:ascii="Times New Roman" w:hAnsi="Times New Roman"/>
          <w:position w:val="-12"/>
          <w:sz w:val="28"/>
        </w:rPr>
        <w:object w:dxaOrig="1420" w:dyaOrig="380" w14:anchorId="4F48FABF">
          <v:shape id="_x0000_i1370" type="#_x0000_t75" style="width:70.5pt;height:19.5pt" o:ole="">
            <v:imagedata r:id="rId651" o:title=""/>
          </v:shape>
          <o:OLEObject Type="Embed" ProgID="Equation.DSMT4" ShapeID="_x0000_i1370" DrawAspect="Content" ObjectID="_1611678896" r:id="rId652"/>
        </w:object>
      </w:r>
      <w:r w:rsidR="00C33B33" w:rsidRPr="00CF3DCC">
        <w:rPr>
          <w:rFonts w:ascii="Times New Roman" w:hAnsi="Times New Roman"/>
          <w:sz w:val="28"/>
          <w:lang w:val="en-US"/>
        </w:rPr>
        <w:t xml:space="preserve">. </w:t>
      </w:r>
      <w:r w:rsidR="00C33B33" w:rsidRPr="00C33B33">
        <w:rPr>
          <w:rFonts w:ascii="Times New Roman" w:hAnsi="Times New Roman"/>
          <w:sz w:val="28"/>
          <w:lang w:val="ru-RU"/>
        </w:rPr>
        <w:t>А</w:t>
      </w:r>
      <w:r w:rsidR="00C33B33" w:rsidRPr="00354D9A">
        <w:rPr>
          <w:rFonts w:ascii="Times New Roman" w:hAnsi="Times New Roman"/>
          <w:sz w:val="28"/>
          <w:lang w:val="en-US"/>
        </w:rPr>
        <w:t xml:space="preserve"> </w:t>
      </w:r>
      <w:r w:rsidR="00E163E0">
        <w:rPr>
          <w:rFonts w:ascii="Times New Roman" w:hAnsi="Times New Roman"/>
          <w:sz w:val="28"/>
          <w:lang w:val="en-US"/>
        </w:rPr>
        <w:t>and</w:t>
      </w:r>
      <w:r w:rsidR="00C33B33" w:rsidRPr="00354D9A">
        <w:rPr>
          <w:rFonts w:ascii="Times New Roman" w:hAnsi="Times New Roman"/>
          <w:sz w:val="28"/>
          <w:lang w:val="en-US"/>
        </w:rPr>
        <w:t xml:space="preserve"> </w:t>
      </w:r>
      <w:r w:rsidR="00C33B33" w:rsidRPr="00C33B33">
        <w:rPr>
          <w:rFonts w:ascii="Times New Roman" w:hAnsi="Times New Roman"/>
          <w:sz w:val="28"/>
          <w:lang w:val="ru-RU"/>
        </w:rPr>
        <w:t>Б</w:t>
      </w:r>
      <w:r w:rsidR="00C33B33" w:rsidRPr="00354D9A">
        <w:rPr>
          <w:rFonts w:ascii="Times New Roman" w:hAnsi="Times New Roman"/>
          <w:sz w:val="28"/>
          <w:lang w:val="en-US"/>
        </w:rPr>
        <w:t xml:space="preserve"> – </w:t>
      </w:r>
      <w:r w:rsidR="00354D9A">
        <w:rPr>
          <w:rFonts w:ascii="Times New Roman" w:hAnsi="Times New Roman"/>
          <w:sz w:val="28"/>
          <w:lang w:val="en-US"/>
        </w:rPr>
        <w:t>calculation</w:t>
      </w:r>
      <w:r w:rsidR="00354D9A" w:rsidRPr="00354D9A">
        <w:rPr>
          <w:rFonts w:ascii="Times New Roman" w:hAnsi="Times New Roman"/>
          <w:sz w:val="28"/>
          <w:lang w:val="en-US"/>
        </w:rPr>
        <w:t xml:space="preserve"> </w:t>
      </w:r>
      <w:r w:rsidR="00354D9A">
        <w:rPr>
          <w:rFonts w:ascii="Times New Roman" w:hAnsi="Times New Roman"/>
          <w:sz w:val="28"/>
          <w:lang w:val="en-US"/>
        </w:rPr>
        <w:t>by</w:t>
      </w:r>
      <w:r w:rsidR="00354D9A" w:rsidRPr="00354D9A">
        <w:rPr>
          <w:rFonts w:ascii="Times New Roman" w:hAnsi="Times New Roman"/>
          <w:sz w:val="28"/>
          <w:lang w:val="en-US"/>
        </w:rPr>
        <w:t xml:space="preserve"> </w:t>
      </w:r>
      <w:r w:rsidR="00354D9A">
        <w:rPr>
          <w:rFonts w:ascii="Times New Roman" w:hAnsi="Times New Roman"/>
          <w:sz w:val="28"/>
          <w:lang w:val="en-US"/>
        </w:rPr>
        <w:t>formulas</w:t>
      </w:r>
      <w:r w:rsidR="00354D9A" w:rsidRPr="00354D9A">
        <w:rPr>
          <w:rFonts w:ascii="Times New Roman" w:hAnsi="Times New Roman"/>
          <w:sz w:val="28"/>
          <w:lang w:val="en-US"/>
        </w:rPr>
        <w:t xml:space="preserve"> </w:t>
      </w:r>
      <w:r w:rsidR="00354D9A">
        <w:rPr>
          <w:rFonts w:ascii="Times New Roman" w:hAnsi="Times New Roman"/>
          <w:sz w:val="28"/>
          <w:lang w:val="en-US"/>
        </w:rPr>
        <w:t>rational</w:t>
      </w:r>
      <w:r w:rsidR="00354D9A" w:rsidRPr="00354D9A">
        <w:rPr>
          <w:rFonts w:ascii="Times New Roman" w:hAnsi="Times New Roman"/>
          <w:sz w:val="28"/>
          <w:lang w:val="en-US"/>
        </w:rPr>
        <w:t xml:space="preserve"> </w:t>
      </w:r>
      <w:r w:rsidR="00354D9A">
        <w:rPr>
          <w:rFonts w:ascii="Times New Roman" w:hAnsi="Times New Roman"/>
          <w:sz w:val="28"/>
          <w:lang w:val="en-US"/>
        </w:rPr>
        <w:t>frequencies</w:t>
      </w:r>
      <w:r w:rsidR="00354D9A" w:rsidRPr="00354D9A">
        <w:rPr>
          <w:rFonts w:ascii="Times New Roman" w:hAnsi="Times New Roman"/>
          <w:sz w:val="28"/>
          <w:lang w:val="en-US"/>
        </w:rPr>
        <w:t xml:space="preserve"> </w:t>
      </w:r>
      <w:r w:rsidR="00354D9A">
        <w:rPr>
          <w:rFonts w:ascii="Times New Roman" w:hAnsi="Times New Roman"/>
          <w:sz w:val="28"/>
          <w:lang w:val="en-US"/>
        </w:rPr>
        <w:t>ratio</w:t>
      </w:r>
      <w:r w:rsidR="00354D9A" w:rsidRPr="00354D9A">
        <w:rPr>
          <w:rFonts w:ascii="Times New Roman" w:hAnsi="Times New Roman"/>
          <w:sz w:val="28"/>
          <w:lang w:val="en-US"/>
        </w:rPr>
        <w:t xml:space="preserve"> </w:t>
      </w:r>
      <w:r w:rsidR="00354D9A">
        <w:rPr>
          <w:rFonts w:ascii="Times New Roman" w:hAnsi="Times New Roman"/>
          <w:sz w:val="28"/>
          <w:lang w:val="en-US"/>
        </w:rPr>
        <w:t>for</w:t>
      </w:r>
      <w:r w:rsidR="00C33B33" w:rsidRPr="00354D9A">
        <w:rPr>
          <w:rFonts w:ascii="Times New Roman" w:hAnsi="Times New Roman"/>
          <w:sz w:val="28"/>
          <w:lang w:val="en-US"/>
        </w:rPr>
        <w:t xml:space="preserve"> </w:t>
      </w:r>
      <w:r w:rsidR="00C33B33" w:rsidRPr="00FA22F7">
        <w:rPr>
          <w:rFonts w:ascii="Times New Roman" w:hAnsi="Times New Roman"/>
          <w:color w:val="000000"/>
          <w:position w:val="-12"/>
          <w:sz w:val="28"/>
        </w:rPr>
        <w:object w:dxaOrig="660" w:dyaOrig="360" w14:anchorId="3DC8574A">
          <v:shape id="_x0000_i1371" type="#_x0000_t75" style="width:33pt;height:18pt" o:ole="">
            <v:imagedata r:id="rId653" o:title=""/>
          </v:shape>
          <o:OLEObject Type="Embed" ProgID="Equation.DSMT4" ShapeID="_x0000_i1371" DrawAspect="Content" ObjectID="_1611678897" r:id="rId654"/>
        </w:object>
      </w:r>
      <w:r w:rsidR="00354D9A" w:rsidRPr="00354D9A">
        <w:rPr>
          <w:rFonts w:ascii="Times New Roman" w:hAnsi="Times New Roman"/>
          <w:color w:val="000000"/>
          <w:sz w:val="28"/>
          <w:lang w:val="en-US"/>
        </w:rPr>
        <w:t xml:space="preserve"> and</w:t>
      </w:r>
      <w:r w:rsidR="00C33B33" w:rsidRPr="00354D9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33B33" w:rsidRPr="00FA22F7">
        <w:rPr>
          <w:rFonts w:ascii="Times New Roman" w:hAnsi="Times New Roman"/>
          <w:color w:val="000000"/>
          <w:position w:val="-12"/>
          <w:sz w:val="28"/>
        </w:rPr>
        <w:object w:dxaOrig="960" w:dyaOrig="360" w14:anchorId="49C98CEC">
          <v:shape id="_x0000_i1372" type="#_x0000_t75" style="width:48pt;height:18pt" o:ole="">
            <v:imagedata r:id="rId655" o:title=""/>
          </v:shape>
          <o:OLEObject Type="Embed" ProgID="Equation.DSMT4" ShapeID="_x0000_i1372" DrawAspect="Content" ObjectID="_1611678898" r:id="rId656"/>
        </w:object>
      </w:r>
      <w:r w:rsidR="00F52C32" w:rsidRPr="00354D9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52C32">
        <w:rPr>
          <w:rFonts w:ascii="Times New Roman" w:hAnsi="Times New Roman"/>
          <w:color w:val="000000"/>
          <w:sz w:val="28"/>
          <w:lang w:val="en-US"/>
        </w:rPr>
        <w:t>respectively</w:t>
      </w:r>
      <w:r w:rsidR="00C33B33" w:rsidRPr="00354D9A">
        <w:rPr>
          <w:rFonts w:ascii="Times New Roman" w:hAnsi="Times New Roman"/>
          <w:color w:val="000000"/>
          <w:sz w:val="28"/>
          <w:lang w:val="en-US"/>
        </w:rPr>
        <w:t xml:space="preserve">; </w:t>
      </w:r>
      <w:r w:rsidR="00C33B33" w:rsidRPr="00C33B33">
        <w:rPr>
          <w:rFonts w:ascii="Times New Roman" w:hAnsi="Times New Roman"/>
          <w:sz w:val="28"/>
          <w:lang w:val="ru-RU"/>
        </w:rPr>
        <w:t>В</w:t>
      </w:r>
      <w:r w:rsidR="00C33B33" w:rsidRPr="00354D9A">
        <w:rPr>
          <w:rFonts w:ascii="Times New Roman" w:hAnsi="Times New Roman"/>
          <w:sz w:val="28"/>
          <w:lang w:val="en-US"/>
        </w:rPr>
        <w:t xml:space="preserve"> –</w:t>
      </w:r>
      <w:r w:rsidR="00354D9A">
        <w:rPr>
          <w:rFonts w:ascii="Times New Roman" w:hAnsi="Times New Roman"/>
          <w:sz w:val="28"/>
          <w:lang w:val="en-US"/>
        </w:rPr>
        <w:t>formal use of formulas for irrational ratio</w:t>
      </w:r>
      <w:r w:rsidR="00C33B33" w:rsidRPr="00354D9A">
        <w:rPr>
          <w:rFonts w:ascii="Times New Roman" w:hAnsi="Times New Roman"/>
          <w:color w:val="000000"/>
          <w:sz w:val="28"/>
          <w:lang w:val="en-US"/>
        </w:rPr>
        <w:t xml:space="preserve">; </w:t>
      </w:r>
      <w:r w:rsidR="00C33B33" w:rsidRPr="00C33B33">
        <w:rPr>
          <w:rFonts w:ascii="Times New Roman" w:hAnsi="Times New Roman"/>
          <w:color w:val="000000"/>
          <w:sz w:val="28"/>
          <w:lang w:val="ru-RU"/>
        </w:rPr>
        <w:t>Г</w:t>
      </w:r>
      <w:r w:rsidR="00C33B33" w:rsidRPr="00354D9A">
        <w:rPr>
          <w:rFonts w:ascii="Times New Roman" w:hAnsi="Times New Roman"/>
          <w:color w:val="000000"/>
          <w:sz w:val="28"/>
          <w:lang w:val="en-US"/>
        </w:rPr>
        <w:t xml:space="preserve"> – </w:t>
      </w:r>
      <w:r w:rsidR="00354D9A">
        <w:rPr>
          <w:rFonts w:ascii="Times New Roman" w:hAnsi="Times New Roman"/>
          <w:color w:val="000000"/>
          <w:sz w:val="28"/>
          <w:lang w:val="en-US"/>
        </w:rPr>
        <w:t>case of</w:t>
      </w:r>
      <w:r w:rsidR="00C33B33" w:rsidRPr="00354D9A">
        <w:rPr>
          <w:rFonts w:ascii="Times New Roman" w:hAnsi="Times New Roman"/>
          <w:sz w:val="28"/>
          <w:lang w:val="en-US"/>
        </w:rPr>
        <w:t xml:space="preserve"> </w:t>
      </w:r>
      <w:r w:rsidR="00C33B33" w:rsidRPr="00886236">
        <w:rPr>
          <w:rFonts w:ascii="Times New Roman" w:hAnsi="Times New Roman"/>
          <w:position w:val="-12"/>
          <w:sz w:val="28"/>
        </w:rPr>
        <w:object w:dxaOrig="240" w:dyaOrig="360" w14:anchorId="543007CF">
          <v:shape id="_x0000_i1373" type="#_x0000_t75" style="width:12pt;height:18pt" o:ole="">
            <v:imagedata r:id="rId647" o:title=""/>
          </v:shape>
          <o:OLEObject Type="Embed" ProgID="Equation.DSMT4" ShapeID="_x0000_i1373" DrawAspect="Content" ObjectID="_1611678899" r:id="rId657"/>
        </w:object>
      </w:r>
      <w:r w:rsidR="00C33B33" w:rsidRPr="00354D9A">
        <w:rPr>
          <w:rFonts w:ascii="Times New Roman" w:hAnsi="Times New Roman"/>
          <w:sz w:val="28"/>
          <w:lang w:val="en-US"/>
        </w:rPr>
        <w:t xml:space="preserve">=0.8 </w:t>
      </w:r>
      <w:r w:rsidR="00354D9A" w:rsidRPr="00354D9A">
        <w:rPr>
          <w:rFonts w:ascii="Times New Roman" w:hAnsi="Times New Roman"/>
          <w:sz w:val="28"/>
          <w:lang w:val="en-US"/>
        </w:rPr>
        <w:t>um</w:t>
      </w:r>
      <w:r w:rsidR="00C33B33" w:rsidRPr="00354D9A">
        <w:rPr>
          <w:rFonts w:ascii="Times New Roman" w:hAnsi="Times New Roman"/>
          <w:sz w:val="28"/>
          <w:lang w:val="en-US"/>
        </w:rPr>
        <w:t xml:space="preserve">, </w:t>
      </w:r>
      <w:r w:rsidR="00C33B33" w:rsidRPr="00886236">
        <w:rPr>
          <w:rFonts w:ascii="Times New Roman" w:hAnsi="Times New Roman"/>
          <w:position w:val="-12"/>
          <w:sz w:val="28"/>
        </w:rPr>
        <w:object w:dxaOrig="279" w:dyaOrig="360" w14:anchorId="51A87461">
          <v:shape id="_x0000_i1374" type="#_x0000_t75" style="width:13.5pt;height:18pt" o:ole="">
            <v:imagedata r:id="rId649" o:title=""/>
          </v:shape>
          <o:OLEObject Type="Embed" ProgID="Equation.DSMT4" ShapeID="_x0000_i1374" DrawAspect="Content" ObjectID="_1611678900" r:id="rId658"/>
        </w:object>
      </w:r>
      <w:r w:rsidR="00C33B33" w:rsidRPr="00354D9A">
        <w:rPr>
          <w:rFonts w:ascii="Times New Roman" w:hAnsi="Times New Roman"/>
          <w:sz w:val="28"/>
          <w:lang w:val="en-US"/>
        </w:rPr>
        <w:t xml:space="preserve">=0.41 </w:t>
      </w:r>
      <w:r w:rsidR="00354D9A">
        <w:rPr>
          <w:rFonts w:ascii="Times New Roman" w:hAnsi="Times New Roman"/>
          <w:sz w:val="28"/>
          <w:lang w:val="en-US"/>
        </w:rPr>
        <w:t>um</w:t>
      </w:r>
      <w:r w:rsidR="00C33B33" w:rsidRPr="00354D9A">
        <w:rPr>
          <w:rFonts w:ascii="Times New Roman" w:hAnsi="Times New Roman"/>
          <w:sz w:val="28"/>
          <w:lang w:val="en-US"/>
        </w:rPr>
        <w:t xml:space="preserve">. </w:t>
      </w:r>
      <w:r w:rsidR="00354D9A">
        <w:rPr>
          <w:rFonts w:ascii="Times New Roman" w:hAnsi="Times New Roman"/>
          <w:sz w:val="28"/>
          <w:lang w:val="en-US"/>
        </w:rPr>
        <w:t xml:space="preserve">Dependence on phase </w:t>
      </w:r>
      <w:r w:rsidR="00C33B33" w:rsidRPr="003B018B">
        <w:rPr>
          <w:rFonts w:ascii="Times New Roman" w:hAnsi="Times New Roman"/>
          <w:position w:val="-12"/>
          <w:sz w:val="28"/>
        </w:rPr>
        <w:object w:dxaOrig="279" w:dyaOrig="360" w14:anchorId="46858175">
          <v:shape id="_x0000_i1375" type="#_x0000_t75" style="width:13.5pt;height:18pt" o:ole="">
            <v:imagedata r:id="rId659" o:title=""/>
          </v:shape>
          <o:OLEObject Type="Embed" ProgID="Equation.DSMT4" ShapeID="_x0000_i1375" DrawAspect="Content" ObjectID="_1611678901" r:id="rId660"/>
        </w:object>
      </w:r>
      <w:r w:rsidR="00C33B33" w:rsidRPr="00354D9A">
        <w:rPr>
          <w:rFonts w:ascii="Times New Roman" w:hAnsi="Times New Roman"/>
          <w:sz w:val="28"/>
          <w:lang w:val="en-US"/>
        </w:rPr>
        <w:t xml:space="preserve"> </w:t>
      </w:r>
      <w:r w:rsidR="00354D9A">
        <w:rPr>
          <w:rFonts w:ascii="Times New Roman" w:hAnsi="Times New Roman"/>
          <w:sz w:val="28"/>
          <w:lang w:val="en-US"/>
        </w:rPr>
        <w:t>is not present</w:t>
      </w:r>
      <w:r w:rsidR="00C33B33" w:rsidRPr="00354D9A">
        <w:rPr>
          <w:rFonts w:ascii="Times New Roman" w:hAnsi="Times New Roman"/>
          <w:sz w:val="28"/>
          <w:lang w:val="en-US"/>
        </w:rPr>
        <w:t xml:space="preserve">. </w:t>
      </w:r>
      <w:r w:rsidR="00354D9A">
        <w:rPr>
          <w:rFonts w:ascii="Times New Roman" w:hAnsi="Times New Roman"/>
          <w:sz w:val="28"/>
          <w:lang w:val="en-US"/>
        </w:rPr>
        <w:t>Result is equal to one obtained with formal use of formulas for irrational</w:t>
      </w:r>
      <w:r w:rsidR="00C33B33" w:rsidRPr="00354D9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33B33" w:rsidRPr="00BC17E6">
        <w:rPr>
          <w:rFonts w:ascii="Times New Roman" w:hAnsi="Times New Roman"/>
          <w:position w:val="-12"/>
          <w:sz w:val="28"/>
        </w:rPr>
        <w:object w:dxaOrig="660" w:dyaOrig="360" w14:anchorId="0AC445A4">
          <v:shape id="_x0000_i1376" type="#_x0000_t75" style="width:33pt;height:18pt" o:ole="">
            <v:imagedata r:id="rId661" o:title=""/>
          </v:shape>
          <o:OLEObject Type="Embed" ProgID="Equation.DSMT4" ShapeID="_x0000_i1376" DrawAspect="Content" ObjectID="_1611678902" r:id="rId662"/>
        </w:object>
      </w:r>
      <w:r w:rsidR="00C33B33" w:rsidRPr="00354D9A">
        <w:rPr>
          <w:rFonts w:ascii="Times New Roman" w:hAnsi="Times New Roman"/>
          <w:sz w:val="28"/>
          <w:lang w:val="en-US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95"/>
        <w:gridCol w:w="3006"/>
        <w:gridCol w:w="3135"/>
      </w:tblGrid>
      <w:tr w:rsidR="00C33B33" w:rsidRPr="00FE550A" w14:paraId="2144B004" w14:textId="77777777" w:rsidTr="00502211">
        <w:tc>
          <w:tcPr>
            <w:tcW w:w="3577" w:type="dxa"/>
            <w:shd w:val="clear" w:color="auto" w:fill="auto"/>
          </w:tcPr>
          <w:p w14:paraId="6E1C5EE9" w14:textId="77777777" w:rsidR="00C33B33" w:rsidRPr="00354D9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  <w:lang w:val="en-US"/>
              </w:rPr>
            </w:pPr>
          </w:p>
        </w:tc>
        <w:tc>
          <w:tcPr>
            <w:tcW w:w="3577" w:type="dxa"/>
            <w:shd w:val="clear" w:color="auto" w:fill="auto"/>
          </w:tcPr>
          <w:p w14:paraId="5171F007" w14:textId="77777777" w:rsidR="00C33B33" w:rsidRPr="00354D9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  <w:lang w:val="en-US"/>
              </w:rPr>
            </w:pPr>
          </w:p>
        </w:tc>
        <w:tc>
          <w:tcPr>
            <w:tcW w:w="3578" w:type="dxa"/>
            <w:shd w:val="clear" w:color="auto" w:fill="auto"/>
          </w:tcPr>
          <w:p w14:paraId="1B121F3A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FE550A">
              <w:rPr>
                <w:rFonts w:ascii="Times New Roman" w:hAnsi="Times New Roman"/>
                <w:color w:val="000000"/>
                <w:position w:val="-12"/>
                <w:sz w:val="28"/>
              </w:rPr>
              <w:object w:dxaOrig="400" w:dyaOrig="360" w14:anchorId="26B059C7">
                <v:shape id="_x0000_i1377" type="#_x0000_t75" style="width:19.5pt;height:18pt" o:ole="">
                  <v:imagedata r:id="rId663" o:title=""/>
                </v:shape>
                <o:OLEObject Type="Embed" ProgID="Equation.DSMT4" ShapeID="_x0000_i1377" DrawAspect="Content" ObjectID="_1611678903" r:id="rId664"/>
              </w:object>
            </w:r>
          </w:p>
        </w:tc>
      </w:tr>
      <w:tr w:rsidR="00C33B33" w:rsidRPr="00FE550A" w14:paraId="238DF660" w14:textId="77777777" w:rsidTr="00502211">
        <w:tc>
          <w:tcPr>
            <w:tcW w:w="3577" w:type="dxa"/>
            <w:vMerge w:val="restart"/>
            <w:shd w:val="clear" w:color="auto" w:fill="auto"/>
          </w:tcPr>
          <w:p w14:paraId="632148EA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</w:p>
          <w:p w14:paraId="0EF73372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</w:p>
          <w:p w14:paraId="3C7D483F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FE550A">
              <w:rPr>
                <w:rFonts w:ascii="Times New Roman" w:hAnsi="Times New Roman"/>
                <w:color w:val="000000"/>
                <w:position w:val="-12"/>
                <w:sz w:val="28"/>
              </w:rPr>
              <w:object w:dxaOrig="700" w:dyaOrig="360" w14:anchorId="5670FFC8">
                <v:shape id="_x0000_i1378" type="#_x0000_t75" style="width:34.5pt;height:18pt" o:ole="">
                  <v:imagedata r:id="rId665" o:title=""/>
                </v:shape>
                <o:OLEObject Type="Embed" ProgID="Equation.DSMT4" ShapeID="_x0000_i1378" DrawAspect="Content" ObjectID="_1611678904" r:id="rId666"/>
              </w:object>
            </w:r>
          </w:p>
        </w:tc>
        <w:tc>
          <w:tcPr>
            <w:tcW w:w="3577" w:type="dxa"/>
            <w:shd w:val="clear" w:color="auto" w:fill="auto"/>
          </w:tcPr>
          <w:p w14:paraId="2D497CB1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FE550A">
              <w:rPr>
                <w:rFonts w:ascii="Times New Roman" w:hAnsi="Times New Roman"/>
                <w:color w:val="000000"/>
                <w:sz w:val="28"/>
              </w:rPr>
              <w:t>А</w:t>
            </w:r>
          </w:p>
        </w:tc>
        <w:tc>
          <w:tcPr>
            <w:tcW w:w="3578" w:type="dxa"/>
            <w:shd w:val="clear" w:color="auto" w:fill="auto"/>
          </w:tcPr>
          <w:p w14:paraId="77416A0A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FE550A">
              <w:rPr>
                <w:rFonts w:ascii="Times New Roman" w:hAnsi="Times New Roman"/>
                <w:color w:val="000000"/>
                <w:sz w:val="28"/>
              </w:rPr>
              <w:t>.20993</w:t>
            </w:r>
            <w:r w:rsidRPr="00FE550A">
              <w:rPr>
                <w:rFonts w:ascii="Times New Roman" w:hAnsi="Times New Roman"/>
                <w:color w:val="000000"/>
                <w:position w:val="-6"/>
                <w:sz w:val="28"/>
              </w:rPr>
              <w:object w:dxaOrig="520" w:dyaOrig="320" w14:anchorId="4811895A">
                <v:shape id="_x0000_i1379" type="#_x0000_t75" style="width:25.5pt;height:16.5pt" o:ole="">
                  <v:imagedata r:id="rId667" o:title=""/>
                </v:shape>
                <o:OLEObject Type="Embed" ProgID="Equation.DSMT4" ShapeID="_x0000_i1379" DrawAspect="Content" ObjectID="_1611678905" r:id="rId668"/>
              </w:object>
            </w:r>
          </w:p>
        </w:tc>
      </w:tr>
      <w:tr w:rsidR="00C33B33" w:rsidRPr="00FE550A" w14:paraId="1038D15C" w14:textId="77777777" w:rsidTr="00502211">
        <w:tc>
          <w:tcPr>
            <w:tcW w:w="3577" w:type="dxa"/>
            <w:vMerge/>
            <w:shd w:val="clear" w:color="auto" w:fill="auto"/>
          </w:tcPr>
          <w:p w14:paraId="1831745A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w="3577" w:type="dxa"/>
            <w:shd w:val="clear" w:color="auto" w:fill="auto"/>
          </w:tcPr>
          <w:p w14:paraId="3C49725E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FE550A">
              <w:rPr>
                <w:rFonts w:ascii="Times New Roman" w:hAnsi="Times New Roman"/>
                <w:color w:val="000000"/>
                <w:sz w:val="28"/>
              </w:rPr>
              <w:t>Б</w:t>
            </w:r>
          </w:p>
        </w:tc>
        <w:tc>
          <w:tcPr>
            <w:tcW w:w="3578" w:type="dxa"/>
            <w:shd w:val="clear" w:color="auto" w:fill="auto"/>
          </w:tcPr>
          <w:p w14:paraId="68B55989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FE550A">
              <w:rPr>
                <w:rFonts w:ascii="Times New Roman" w:hAnsi="Times New Roman"/>
                <w:color w:val="000000"/>
                <w:sz w:val="28"/>
              </w:rPr>
              <w:t>.21367</w:t>
            </w:r>
            <w:r w:rsidRPr="00FE550A">
              <w:rPr>
                <w:rFonts w:ascii="Times New Roman" w:hAnsi="Times New Roman"/>
                <w:color w:val="000000"/>
                <w:position w:val="-6"/>
                <w:sz w:val="28"/>
              </w:rPr>
              <w:object w:dxaOrig="520" w:dyaOrig="320" w14:anchorId="63CF1889">
                <v:shape id="_x0000_i1380" type="#_x0000_t75" style="width:25.5pt;height:16.5pt" o:ole="">
                  <v:imagedata r:id="rId667" o:title=""/>
                </v:shape>
                <o:OLEObject Type="Embed" ProgID="Equation.DSMT4" ShapeID="_x0000_i1380" DrawAspect="Content" ObjectID="_1611678906" r:id="rId669"/>
              </w:object>
            </w:r>
          </w:p>
        </w:tc>
      </w:tr>
      <w:tr w:rsidR="00C33B33" w:rsidRPr="00FE550A" w14:paraId="2FEC3E88" w14:textId="77777777" w:rsidTr="00502211">
        <w:tc>
          <w:tcPr>
            <w:tcW w:w="3577" w:type="dxa"/>
            <w:vMerge/>
            <w:shd w:val="clear" w:color="auto" w:fill="auto"/>
          </w:tcPr>
          <w:p w14:paraId="6EC4822C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w="3577" w:type="dxa"/>
            <w:shd w:val="clear" w:color="auto" w:fill="auto"/>
          </w:tcPr>
          <w:p w14:paraId="03C2C454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FE550A">
              <w:rPr>
                <w:rFonts w:ascii="Times New Roman" w:hAnsi="Times New Roman"/>
                <w:color w:val="000000"/>
                <w:sz w:val="28"/>
              </w:rPr>
              <w:t>В</w:t>
            </w:r>
          </w:p>
        </w:tc>
        <w:tc>
          <w:tcPr>
            <w:tcW w:w="3578" w:type="dxa"/>
            <w:shd w:val="clear" w:color="auto" w:fill="auto"/>
          </w:tcPr>
          <w:p w14:paraId="61F2852F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FE550A">
              <w:rPr>
                <w:rFonts w:ascii="Times New Roman" w:hAnsi="Times New Roman"/>
                <w:color w:val="000000"/>
                <w:sz w:val="28"/>
              </w:rPr>
              <w:t>.</w:t>
            </w:r>
            <w:r>
              <w:rPr>
                <w:rFonts w:ascii="Times New Roman" w:hAnsi="Times New Roman"/>
                <w:color w:val="000000"/>
                <w:sz w:val="28"/>
                <w:lang w:val="en-US"/>
              </w:rPr>
              <w:t>212655</w:t>
            </w:r>
            <w:r w:rsidRPr="00FE550A">
              <w:rPr>
                <w:rFonts w:ascii="Times New Roman" w:hAnsi="Times New Roman"/>
                <w:color w:val="000000"/>
                <w:position w:val="-6"/>
                <w:sz w:val="28"/>
              </w:rPr>
              <w:object w:dxaOrig="520" w:dyaOrig="320" w14:anchorId="1AED2D9E">
                <v:shape id="_x0000_i1381" type="#_x0000_t75" style="width:25.5pt;height:16.5pt" o:ole="">
                  <v:imagedata r:id="rId667" o:title=""/>
                </v:shape>
                <o:OLEObject Type="Embed" ProgID="Equation.DSMT4" ShapeID="_x0000_i1381" DrawAspect="Content" ObjectID="_1611678907" r:id="rId670"/>
              </w:object>
            </w:r>
          </w:p>
        </w:tc>
      </w:tr>
      <w:tr w:rsidR="00C33B33" w:rsidRPr="00FE550A" w14:paraId="665E382B" w14:textId="77777777" w:rsidTr="00502211">
        <w:tc>
          <w:tcPr>
            <w:tcW w:w="3577" w:type="dxa"/>
            <w:vMerge/>
            <w:shd w:val="clear" w:color="auto" w:fill="auto"/>
          </w:tcPr>
          <w:p w14:paraId="1527B4CF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w="3577" w:type="dxa"/>
            <w:shd w:val="clear" w:color="auto" w:fill="auto"/>
          </w:tcPr>
          <w:p w14:paraId="2F503507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FE550A">
              <w:rPr>
                <w:rFonts w:ascii="Times New Roman" w:hAnsi="Times New Roman"/>
                <w:color w:val="000000"/>
                <w:sz w:val="28"/>
              </w:rPr>
              <w:t>Г</w:t>
            </w:r>
          </w:p>
        </w:tc>
        <w:tc>
          <w:tcPr>
            <w:tcW w:w="3578" w:type="dxa"/>
            <w:shd w:val="clear" w:color="auto" w:fill="auto"/>
          </w:tcPr>
          <w:p w14:paraId="330F207D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  <w:lang w:val="en-US"/>
              </w:rPr>
              <w:t>.195</w:t>
            </w:r>
            <w:r w:rsidRPr="00FE550A">
              <w:rPr>
                <w:rFonts w:ascii="Times New Roman" w:hAnsi="Times New Roman"/>
                <w:color w:val="000000"/>
                <w:position w:val="-6"/>
                <w:sz w:val="28"/>
              </w:rPr>
              <w:object w:dxaOrig="520" w:dyaOrig="320" w14:anchorId="17FBC4D1">
                <v:shape id="_x0000_i1382" type="#_x0000_t75" style="width:25.5pt;height:16.5pt" o:ole="">
                  <v:imagedata r:id="rId667" o:title=""/>
                </v:shape>
                <o:OLEObject Type="Embed" ProgID="Equation.DSMT4" ShapeID="_x0000_i1382" DrawAspect="Content" ObjectID="_1611678908" r:id="rId671"/>
              </w:object>
            </w:r>
          </w:p>
        </w:tc>
      </w:tr>
      <w:tr w:rsidR="00C33B33" w:rsidRPr="00FE550A" w14:paraId="20B38186" w14:textId="77777777" w:rsidTr="00502211">
        <w:tc>
          <w:tcPr>
            <w:tcW w:w="3577" w:type="dxa"/>
            <w:vMerge w:val="restart"/>
            <w:shd w:val="clear" w:color="auto" w:fill="auto"/>
          </w:tcPr>
          <w:p w14:paraId="479DC4E1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</w:p>
          <w:p w14:paraId="0A96BDDD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</w:p>
          <w:p w14:paraId="53FE7DC2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FE550A">
              <w:rPr>
                <w:rFonts w:ascii="Times New Roman" w:hAnsi="Times New Roman"/>
                <w:color w:val="000000"/>
                <w:position w:val="-12"/>
                <w:sz w:val="28"/>
              </w:rPr>
              <w:object w:dxaOrig="620" w:dyaOrig="360" w14:anchorId="30BA452B">
                <v:shape id="_x0000_i1383" type="#_x0000_t75" style="width:31.5pt;height:18pt" o:ole="">
                  <v:imagedata r:id="rId672" o:title=""/>
                </v:shape>
                <o:OLEObject Type="Embed" ProgID="Equation.DSMT4" ShapeID="_x0000_i1383" DrawAspect="Content" ObjectID="_1611678909" r:id="rId673"/>
              </w:object>
            </w:r>
          </w:p>
        </w:tc>
        <w:tc>
          <w:tcPr>
            <w:tcW w:w="3577" w:type="dxa"/>
            <w:shd w:val="clear" w:color="auto" w:fill="auto"/>
          </w:tcPr>
          <w:p w14:paraId="652B5756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FE550A">
              <w:rPr>
                <w:rFonts w:ascii="Times New Roman" w:hAnsi="Times New Roman"/>
                <w:color w:val="000000"/>
                <w:sz w:val="28"/>
              </w:rPr>
              <w:t>А</w:t>
            </w:r>
          </w:p>
        </w:tc>
        <w:tc>
          <w:tcPr>
            <w:tcW w:w="3578" w:type="dxa"/>
            <w:shd w:val="clear" w:color="auto" w:fill="auto"/>
          </w:tcPr>
          <w:p w14:paraId="4AC2729B" w14:textId="77777777" w:rsidR="00C33B33" w:rsidRPr="004F209E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  <w:lang w:val="en-US"/>
              </w:rPr>
            </w:pPr>
            <w:r w:rsidRPr="00FE550A">
              <w:rPr>
                <w:rFonts w:ascii="Times New Roman" w:hAnsi="Times New Roman"/>
                <w:color w:val="000000"/>
                <w:sz w:val="28"/>
              </w:rPr>
              <w:t>.</w:t>
            </w:r>
            <w:r>
              <w:rPr>
                <w:rFonts w:ascii="Times New Roman" w:hAnsi="Times New Roman"/>
                <w:color w:val="000000"/>
                <w:sz w:val="28"/>
                <w:lang w:val="en-US"/>
              </w:rPr>
              <w:t>300</w:t>
            </w:r>
            <w:r w:rsidRPr="00FE550A">
              <w:rPr>
                <w:rFonts w:ascii="Times New Roman" w:hAnsi="Times New Roman"/>
                <w:color w:val="000000"/>
                <w:position w:val="-6"/>
                <w:sz w:val="28"/>
              </w:rPr>
              <w:object w:dxaOrig="520" w:dyaOrig="320" w14:anchorId="74FC41C8">
                <v:shape id="_x0000_i1384" type="#_x0000_t75" style="width:25.5pt;height:16.5pt" o:ole="">
                  <v:imagedata r:id="rId667" o:title=""/>
                </v:shape>
                <o:OLEObject Type="Embed" ProgID="Equation.DSMT4" ShapeID="_x0000_i1384" DrawAspect="Content" ObjectID="_1611678910" r:id="rId674"/>
              </w:object>
            </w:r>
          </w:p>
        </w:tc>
      </w:tr>
      <w:tr w:rsidR="00C33B33" w:rsidRPr="00FE550A" w14:paraId="1CA57154" w14:textId="77777777" w:rsidTr="00502211">
        <w:tc>
          <w:tcPr>
            <w:tcW w:w="3577" w:type="dxa"/>
            <w:vMerge/>
            <w:shd w:val="clear" w:color="auto" w:fill="auto"/>
          </w:tcPr>
          <w:p w14:paraId="217CA3A9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w="3577" w:type="dxa"/>
            <w:shd w:val="clear" w:color="auto" w:fill="auto"/>
          </w:tcPr>
          <w:p w14:paraId="459F43CA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FE550A">
              <w:rPr>
                <w:rFonts w:ascii="Times New Roman" w:hAnsi="Times New Roman"/>
                <w:color w:val="000000"/>
                <w:sz w:val="28"/>
              </w:rPr>
              <w:t>Б</w:t>
            </w:r>
          </w:p>
        </w:tc>
        <w:tc>
          <w:tcPr>
            <w:tcW w:w="3578" w:type="dxa"/>
            <w:shd w:val="clear" w:color="auto" w:fill="auto"/>
          </w:tcPr>
          <w:p w14:paraId="09F87B78" w14:textId="77777777" w:rsidR="00C33B33" w:rsidRPr="004F209E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  <w:lang w:val="en-US"/>
              </w:rPr>
            </w:pPr>
            <w:r>
              <w:rPr>
                <w:rFonts w:ascii="Times New Roman" w:hAnsi="Times New Roman"/>
                <w:color w:val="000000"/>
                <w:sz w:val="28"/>
                <w:lang w:val="en-US"/>
              </w:rPr>
              <w:t>.33941</w:t>
            </w:r>
            <w:r w:rsidRPr="00FE550A">
              <w:rPr>
                <w:rFonts w:ascii="Times New Roman" w:hAnsi="Times New Roman"/>
                <w:color w:val="000000"/>
                <w:position w:val="-6"/>
                <w:sz w:val="28"/>
              </w:rPr>
              <w:object w:dxaOrig="520" w:dyaOrig="320" w14:anchorId="0C749A95">
                <v:shape id="_x0000_i1385" type="#_x0000_t75" style="width:25.5pt;height:16.5pt" o:ole="">
                  <v:imagedata r:id="rId667" o:title=""/>
                </v:shape>
                <o:OLEObject Type="Embed" ProgID="Equation.DSMT4" ShapeID="_x0000_i1385" DrawAspect="Content" ObjectID="_1611678911" r:id="rId675"/>
              </w:object>
            </w:r>
          </w:p>
        </w:tc>
      </w:tr>
      <w:tr w:rsidR="00C33B33" w:rsidRPr="00FE550A" w14:paraId="2EE78F3A" w14:textId="77777777" w:rsidTr="00502211">
        <w:tc>
          <w:tcPr>
            <w:tcW w:w="3577" w:type="dxa"/>
            <w:vMerge/>
            <w:shd w:val="clear" w:color="auto" w:fill="auto"/>
          </w:tcPr>
          <w:p w14:paraId="11F968FA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w="3577" w:type="dxa"/>
            <w:shd w:val="clear" w:color="auto" w:fill="auto"/>
          </w:tcPr>
          <w:p w14:paraId="283D00E9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FE550A">
              <w:rPr>
                <w:rFonts w:ascii="Times New Roman" w:hAnsi="Times New Roman"/>
                <w:color w:val="000000"/>
                <w:sz w:val="28"/>
              </w:rPr>
              <w:t>В</w:t>
            </w:r>
          </w:p>
        </w:tc>
        <w:tc>
          <w:tcPr>
            <w:tcW w:w="3578" w:type="dxa"/>
            <w:shd w:val="clear" w:color="auto" w:fill="auto"/>
          </w:tcPr>
          <w:p w14:paraId="4758A610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  <w:lang w:val="en-US"/>
              </w:rPr>
              <w:t>.315</w:t>
            </w:r>
            <w:r w:rsidRPr="00FE550A">
              <w:rPr>
                <w:rFonts w:ascii="Times New Roman" w:hAnsi="Times New Roman"/>
                <w:color w:val="000000"/>
                <w:position w:val="-6"/>
                <w:sz w:val="28"/>
              </w:rPr>
              <w:object w:dxaOrig="520" w:dyaOrig="320" w14:anchorId="705B0298">
                <v:shape id="_x0000_i1386" type="#_x0000_t75" style="width:25.5pt;height:16.5pt" o:ole="">
                  <v:imagedata r:id="rId667" o:title=""/>
                </v:shape>
                <o:OLEObject Type="Embed" ProgID="Equation.DSMT4" ShapeID="_x0000_i1386" DrawAspect="Content" ObjectID="_1611678912" r:id="rId676"/>
              </w:object>
            </w:r>
          </w:p>
        </w:tc>
      </w:tr>
      <w:tr w:rsidR="00C33B33" w:rsidRPr="00FE550A" w14:paraId="50EECFC9" w14:textId="77777777" w:rsidTr="00502211">
        <w:trPr>
          <w:trHeight w:val="473"/>
        </w:trPr>
        <w:tc>
          <w:tcPr>
            <w:tcW w:w="3577" w:type="dxa"/>
            <w:vMerge/>
            <w:shd w:val="clear" w:color="auto" w:fill="auto"/>
          </w:tcPr>
          <w:p w14:paraId="046E6EA1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</w:p>
        </w:tc>
        <w:tc>
          <w:tcPr>
            <w:tcW w:w="3577" w:type="dxa"/>
            <w:shd w:val="clear" w:color="auto" w:fill="auto"/>
          </w:tcPr>
          <w:p w14:paraId="1B96BFB4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 w:rsidRPr="00FE550A">
              <w:rPr>
                <w:rFonts w:ascii="Times New Roman" w:hAnsi="Times New Roman"/>
                <w:color w:val="000000"/>
                <w:sz w:val="28"/>
              </w:rPr>
              <w:t>Г</w:t>
            </w:r>
          </w:p>
        </w:tc>
        <w:tc>
          <w:tcPr>
            <w:tcW w:w="3578" w:type="dxa"/>
            <w:shd w:val="clear" w:color="auto" w:fill="auto"/>
          </w:tcPr>
          <w:p w14:paraId="01450C20" w14:textId="77777777" w:rsidR="00C33B33" w:rsidRPr="00FE550A" w:rsidRDefault="00C33B33" w:rsidP="00502211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8"/>
              </w:rPr>
            </w:pPr>
            <w:r>
              <w:rPr>
                <w:rFonts w:ascii="Times New Roman" w:hAnsi="Times New Roman"/>
                <w:color w:val="000000"/>
                <w:sz w:val="28"/>
                <w:lang w:val="en-US"/>
              </w:rPr>
              <w:t>.299</w:t>
            </w:r>
            <w:r w:rsidRPr="00FE550A">
              <w:rPr>
                <w:rFonts w:ascii="Times New Roman" w:hAnsi="Times New Roman"/>
                <w:color w:val="000000"/>
                <w:position w:val="-6"/>
                <w:sz w:val="28"/>
              </w:rPr>
              <w:object w:dxaOrig="520" w:dyaOrig="320" w14:anchorId="6E7F7175">
                <v:shape id="_x0000_i1387" type="#_x0000_t75" style="width:25.5pt;height:16.5pt" o:ole="">
                  <v:imagedata r:id="rId667" o:title=""/>
                </v:shape>
                <o:OLEObject Type="Embed" ProgID="Equation.DSMT4" ShapeID="_x0000_i1387" DrawAspect="Content" ObjectID="_1611678913" r:id="rId677"/>
              </w:object>
            </w:r>
          </w:p>
        </w:tc>
      </w:tr>
    </w:tbl>
    <w:p w14:paraId="74A639A5" w14:textId="77777777" w:rsidR="00C33B33" w:rsidRDefault="00C33B33" w:rsidP="00C33B33">
      <w:pPr>
        <w:spacing w:line="240" w:lineRule="auto"/>
        <w:ind w:firstLine="708"/>
        <w:jc w:val="both"/>
        <w:rPr>
          <w:rFonts w:ascii="Times New Roman" w:hAnsi="Times New Roman"/>
          <w:color w:val="000000"/>
          <w:sz w:val="28"/>
        </w:rPr>
      </w:pPr>
    </w:p>
    <w:p w14:paraId="27FE5C43" w14:textId="77777777" w:rsidR="00C33B33" w:rsidRPr="006515AE" w:rsidRDefault="006969B0" w:rsidP="00C33B33">
      <w:pPr>
        <w:spacing w:line="240" w:lineRule="auto"/>
        <w:ind w:firstLine="708"/>
        <w:jc w:val="both"/>
        <w:rPr>
          <w:rFonts w:ascii="Times New Roman" w:hAnsi="Times New Roman"/>
          <w:sz w:val="28"/>
          <w:lang w:val="en-US"/>
        </w:rPr>
      </w:pPr>
      <w:r w:rsidRPr="00CF3DCC">
        <w:rPr>
          <w:rFonts w:ascii="Times New Roman" w:hAnsi="Times New Roman"/>
          <w:color w:val="000000"/>
          <w:sz w:val="28"/>
          <w:lang w:val="en-US"/>
        </w:rPr>
        <w:t>The case of equal frequencies</w:t>
      </w:r>
      <w:r w:rsidR="00C33B33" w:rsidRPr="00CF3D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33B33" w:rsidRPr="006D3A79">
        <w:rPr>
          <w:rFonts w:ascii="Times New Roman" w:hAnsi="Times New Roman"/>
          <w:position w:val="-12"/>
          <w:sz w:val="28"/>
        </w:rPr>
        <w:object w:dxaOrig="760" w:dyaOrig="360" w14:anchorId="2A30999B">
          <v:shape id="_x0000_i1388" type="#_x0000_t75" style="width:37.5pt;height:18pt" o:ole="">
            <v:imagedata r:id="rId678" o:title=""/>
          </v:shape>
          <o:OLEObject Type="Embed" ProgID="Equation.DSMT4" ShapeID="_x0000_i1388" DrawAspect="Content" ObjectID="_1611678914" r:id="rId679"/>
        </w:object>
      </w:r>
      <w:r w:rsidR="00C33B33" w:rsidRPr="00CF3DCC">
        <w:rPr>
          <w:rFonts w:ascii="Times New Roman" w:hAnsi="Times New Roman"/>
          <w:sz w:val="28"/>
          <w:lang w:val="en-US"/>
        </w:rPr>
        <w:t xml:space="preserve"> </w:t>
      </w:r>
      <w:r w:rsidR="00C33B33" w:rsidRPr="00C10A47">
        <w:rPr>
          <w:rFonts w:ascii="Times New Roman" w:hAnsi="Times New Roman"/>
          <w:color w:val="000000"/>
          <w:position w:val="-12"/>
          <w:sz w:val="28"/>
        </w:rPr>
        <w:object w:dxaOrig="700" w:dyaOrig="360" w14:anchorId="25818BC7">
          <v:shape id="_x0000_i1389" type="#_x0000_t75" style="width:34.5pt;height:18pt" o:ole="">
            <v:imagedata r:id="rId665" o:title=""/>
          </v:shape>
          <o:OLEObject Type="Embed" ProgID="Equation.DSMT4" ShapeID="_x0000_i1389" DrawAspect="Content" ObjectID="_1611678915" r:id="rId680"/>
        </w:object>
      </w:r>
      <w:r w:rsidRPr="00CF3DCC">
        <w:rPr>
          <w:rFonts w:ascii="Times New Roman" w:hAnsi="Times New Roman"/>
          <w:sz w:val="28"/>
          <w:lang w:val="en-US"/>
        </w:rPr>
        <w:t xml:space="preserve"> and</w:t>
      </w:r>
      <w:r w:rsidR="00C33B33" w:rsidRPr="00CF3DCC">
        <w:rPr>
          <w:rFonts w:ascii="Times New Roman" w:hAnsi="Times New Roman"/>
          <w:sz w:val="28"/>
          <w:lang w:val="en-US"/>
        </w:rPr>
        <w:t xml:space="preserve"> </w:t>
      </w:r>
      <w:r w:rsidR="00C33B33" w:rsidRPr="00C662B6">
        <w:rPr>
          <w:rFonts w:ascii="Times New Roman" w:hAnsi="Times New Roman"/>
          <w:position w:val="-12"/>
          <w:sz w:val="28"/>
        </w:rPr>
        <w:object w:dxaOrig="660" w:dyaOrig="360" w14:anchorId="75DC1B2B">
          <v:shape id="_x0000_i1390" type="#_x0000_t75" style="width:33pt;height:18pt" o:ole="">
            <v:imagedata r:id="rId681" o:title=""/>
          </v:shape>
          <o:OLEObject Type="Embed" ProgID="Equation.DSMT4" ShapeID="_x0000_i1390" DrawAspect="Content" ObjectID="_1611678916" r:id="rId682"/>
        </w:object>
      </w:r>
      <w:r w:rsidR="00C33B33" w:rsidRPr="00CF3DCC">
        <w:rPr>
          <w:rFonts w:ascii="Times New Roman" w:hAnsi="Times New Roman"/>
          <w:sz w:val="28"/>
          <w:lang w:val="en-US"/>
        </w:rPr>
        <w:t xml:space="preserve"> </w:t>
      </w:r>
      <w:r w:rsidRPr="00CF3DCC">
        <w:rPr>
          <w:rFonts w:ascii="Times New Roman" w:hAnsi="Times New Roman"/>
          <w:sz w:val="28"/>
          <w:lang w:val="en-US"/>
        </w:rPr>
        <w:t xml:space="preserve">is equivalent to a case </w:t>
      </w:r>
      <w:r w:rsidR="00C33B33" w:rsidRPr="005E5EEB">
        <w:rPr>
          <w:rFonts w:ascii="Times New Roman" w:hAnsi="Times New Roman"/>
          <w:position w:val="-12"/>
          <w:sz w:val="28"/>
        </w:rPr>
        <w:object w:dxaOrig="639" w:dyaOrig="360" w14:anchorId="180B4493">
          <v:shape id="_x0000_i1391" type="#_x0000_t75" style="width:31.5pt;height:18pt" o:ole="">
            <v:imagedata r:id="rId683" o:title=""/>
          </v:shape>
          <o:OLEObject Type="Embed" ProgID="Equation.DSMT4" ShapeID="_x0000_i1391" DrawAspect="Content" ObjectID="_1611678917" r:id="rId684"/>
        </w:object>
      </w:r>
      <w:r w:rsidR="00C33B33" w:rsidRPr="00CF3DCC">
        <w:rPr>
          <w:rFonts w:ascii="Times New Roman" w:hAnsi="Times New Roman"/>
          <w:sz w:val="28"/>
          <w:lang w:val="en-US"/>
        </w:rPr>
        <w:t xml:space="preserve"> (</w:t>
      </w:r>
      <w:r w:rsidRPr="00CF3DCC">
        <w:rPr>
          <w:rFonts w:ascii="Times New Roman" w:hAnsi="Times New Roman"/>
          <w:sz w:val="28"/>
          <w:lang w:val="en-US"/>
        </w:rPr>
        <w:t>linearly polarized monochromatic pulse</w:t>
      </w:r>
      <w:r w:rsidR="00C33B33" w:rsidRPr="00CF3DCC">
        <w:rPr>
          <w:rFonts w:ascii="Times New Roman" w:hAnsi="Times New Roman"/>
          <w:sz w:val="28"/>
          <w:lang w:val="en-US"/>
        </w:rPr>
        <w:t xml:space="preserve">) </w:t>
      </w:r>
      <w:r w:rsidRPr="00CF3DCC">
        <w:rPr>
          <w:rFonts w:ascii="Times New Roman" w:hAnsi="Times New Roman"/>
          <w:sz w:val="28"/>
          <w:lang w:val="en-US"/>
        </w:rPr>
        <w:t xml:space="preserve">and only differs </w:t>
      </w:r>
      <w:r w:rsidR="006E0D47" w:rsidRPr="00CF3DCC">
        <w:rPr>
          <w:rFonts w:ascii="Times New Roman" w:hAnsi="Times New Roman"/>
          <w:sz w:val="28"/>
          <w:lang w:val="en-US"/>
        </w:rPr>
        <w:t>by polarization direction.</w:t>
      </w:r>
      <w:r w:rsidR="00C33B33" w:rsidRPr="00CF3DCC">
        <w:rPr>
          <w:rFonts w:ascii="Times New Roman" w:hAnsi="Times New Roman"/>
          <w:sz w:val="28"/>
          <w:lang w:val="en-US"/>
        </w:rPr>
        <w:t xml:space="preserve"> </w:t>
      </w:r>
      <w:r w:rsidR="006E0D47">
        <w:rPr>
          <w:rFonts w:ascii="Times New Roman" w:hAnsi="Times New Roman"/>
          <w:sz w:val="28"/>
          <w:lang w:val="en-US"/>
        </w:rPr>
        <w:t>The case of</w:t>
      </w:r>
      <w:r w:rsidR="00C33B33" w:rsidRPr="00CF3DCC">
        <w:rPr>
          <w:rFonts w:ascii="Times New Roman" w:hAnsi="Times New Roman"/>
          <w:sz w:val="28"/>
          <w:lang w:val="en-US"/>
        </w:rPr>
        <w:t xml:space="preserve"> </w:t>
      </w:r>
      <w:r w:rsidR="00C33B33" w:rsidRPr="00C10A47">
        <w:rPr>
          <w:rFonts w:ascii="Times New Roman" w:hAnsi="Times New Roman"/>
          <w:color w:val="000000"/>
          <w:position w:val="-12"/>
          <w:sz w:val="28"/>
        </w:rPr>
        <w:object w:dxaOrig="700" w:dyaOrig="360" w14:anchorId="035269F0">
          <v:shape id="_x0000_i1392" type="#_x0000_t75" style="width:34.5pt;height:18pt" o:ole="">
            <v:imagedata r:id="rId665" o:title=""/>
          </v:shape>
          <o:OLEObject Type="Embed" ProgID="Equation.DSMT4" ShapeID="_x0000_i1392" DrawAspect="Content" ObjectID="_1611678918" r:id="rId685"/>
        </w:object>
      </w:r>
      <w:r w:rsidR="00C33B33" w:rsidRPr="00CF3DCC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C33B33" w:rsidRPr="006D3A79">
        <w:rPr>
          <w:rFonts w:ascii="Times New Roman" w:hAnsi="Times New Roman"/>
          <w:position w:val="-12"/>
          <w:sz w:val="28"/>
        </w:rPr>
        <w:object w:dxaOrig="760" w:dyaOrig="360" w14:anchorId="0BB6C7F3">
          <v:shape id="_x0000_i1393" type="#_x0000_t75" style="width:37.5pt;height:18pt" o:ole="">
            <v:imagedata r:id="rId678" o:title=""/>
          </v:shape>
          <o:OLEObject Type="Embed" ProgID="Equation.DSMT4" ShapeID="_x0000_i1393" DrawAspect="Content" ObjectID="_1611678919" r:id="rId686"/>
        </w:object>
      </w:r>
      <w:r w:rsidR="00C33B33" w:rsidRPr="00CF3DCC">
        <w:rPr>
          <w:rFonts w:ascii="Times New Roman" w:hAnsi="Times New Roman"/>
          <w:sz w:val="28"/>
          <w:lang w:val="en-US"/>
        </w:rPr>
        <w:t xml:space="preserve"> </w:t>
      </w:r>
      <w:r w:rsidR="006E0D47" w:rsidRPr="00CF3DCC">
        <w:rPr>
          <w:rFonts w:ascii="Times New Roman" w:hAnsi="Times New Roman"/>
          <w:sz w:val="28"/>
          <w:lang w:val="en-US"/>
        </w:rPr>
        <w:t>and</w:t>
      </w:r>
      <w:r w:rsidR="00C33B33" w:rsidRPr="00CF3DCC">
        <w:rPr>
          <w:rFonts w:ascii="Times New Roman" w:hAnsi="Times New Roman"/>
          <w:sz w:val="28"/>
          <w:lang w:val="en-US"/>
        </w:rPr>
        <w:t xml:space="preserve"> </w:t>
      </w:r>
      <w:r w:rsidR="00C33B33" w:rsidRPr="00C662B6">
        <w:rPr>
          <w:rFonts w:ascii="Times New Roman" w:hAnsi="Times New Roman"/>
          <w:position w:val="-12"/>
          <w:sz w:val="28"/>
        </w:rPr>
        <w:object w:dxaOrig="960" w:dyaOrig="360" w14:anchorId="7E216BC0">
          <v:shape id="_x0000_i1394" type="#_x0000_t75" style="width:48pt;height:18pt" o:ole="">
            <v:imagedata r:id="rId687" o:title=""/>
          </v:shape>
          <o:OLEObject Type="Embed" ProgID="Equation.DSMT4" ShapeID="_x0000_i1394" DrawAspect="Content" ObjectID="_1611678920" r:id="rId688"/>
        </w:object>
      </w:r>
      <w:r w:rsidR="00C33B33" w:rsidRPr="00CF3DCC">
        <w:rPr>
          <w:rFonts w:ascii="Times New Roman" w:hAnsi="Times New Roman"/>
          <w:sz w:val="28"/>
          <w:lang w:val="en-US"/>
        </w:rPr>
        <w:t xml:space="preserve"> </w:t>
      </w:r>
      <w:r w:rsidR="006E0D47">
        <w:rPr>
          <w:rFonts w:ascii="Times New Roman" w:hAnsi="Times New Roman"/>
          <w:sz w:val="28"/>
          <w:lang w:val="en-US"/>
        </w:rPr>
        <w:t>corresponds to circular polarization</w:t>
      </w:r>
      <w:r w:rsidR="00C33B33" w:rsidRPr="00CF3DCC">
        <w:rPr>
          <w:rFonts w:ascii="Times New Roman" w:hAnsi="Times New Roman"/>
          <w:sz w:val="28"/>
          <w:lang w:val="en-US"/>
        </w:rPr>
        <w:t xml:space="preserve">. </w:t>
      </w:r>
      <w:r w:rsidR="006515AE" w:rsidRPr="006515AE">
        <w:rPr>
          <w:rFonts w:ascii="Times New Roman" w:hAnsi="Times New Roman"/>
          <w:sz w:val="28"/>
          <w:lang w:val="en-US"/>
        </w:rPr>
        <w:t>Calculations show that for the same wave energy (</w:t>
      </w:r>
      <w:r w:rsidR="006515AE">
        <w:rPr>
          <w:rFonts w:ascii="Times New Roman" w:hAnsi="Times New Roman"/>
          <w:sz w:val="28"/>
          <w:lang w:val="en-US"/>
        </w:rPr>
        <w:t>same</w:t>
      </w:r>
      <w:r w:rsidR="006515AE" w:rsidRPr="006515AE">
        <w:rPr>
          <w:rFonts w:ascii="Times New Roman" w:hAnsi="Times New Roman"/>
          <w:sz w:val="28"/>
          <w:lang w:val="en-US"/>
        </w:rPr>
        <w:t xml:space="preserve"> </w:t>
      </w:r>
      <w:r w:rsidR="006515AE">
        <w:rPr>
          <w:rFonts w:ascii="Times New Roman" w:hAnsi="Times New Roman"/>
          <w:sz w:val="28"/>
          <w:lang w:val="en-US"/>
        </w:rPr>
        <w:t>value</w:t>
      </w:r>
      <w:r w:rsidR="00C33B33" w:rsidRPr="006515AE">
        <w:rPr>
          <w:rFonts w:ascii="Times New Roman" w:hAnsi="Times New Roman"/>
          <w:sz w:val="28"/>
          <w:lang w:val="en-US"/>
        </w:rPr>
        <w:t xml:space="preserve"> </w:t>
      </w:r>
      <w:r w:rsidR="00C33B33" w:rsidRPr="00EC7BB8">
        <w:rPr>
          <w:rFonts w:ascii="Times New Roman" w:hAnsi="Times New Roman"/>
          <w:position w:val="-12"/>
          <w:sz w:val="28"/>
        </w:rPr>
        <w:object w:dxaOrig="720" w:dyaOrig="380" w14:anchorId="632F979B">
          <v:shape id="_x0000_i1395" type="#_x0000_t75" style="width:36pt;height:19.5pt" o:ole="">
            <v:imagedata r:id="rId689" o:title=""/>
          </v:shape>
          <o:OLEObject Type="Embed" ProgID="Equation.DSMT4" ShapeID="_x0000_i1395" DrawAspect="Content" ObjectID="_1611678921" r:id="rId690"/>
        </w:object>
      </w:r>
      <w:r w:rsidR="00C33B33" w:rsidRPr="006515AE">
        <w:rPr>
          <w:rFonts w:ascii="Times New Roman" w:hAnsi="Times New Roman"/>
          <w:sz w:val="28"/>
          <w:lang w:val="en-US"/>
        </w:rPr>
        <w:t xml:space="preserve">) </w:t>
      </w:r>
      <w:r w:rsidR="006515AE">
        <w:rPr>
          <w:rFonts w:ascii="Times New Roman" w:hAnsi="Times New Roman"/>
          <w:sz w:val="28"/>
          <w:lang w:val="en-US"/>
        </w:rPr>
        <w:t>the</w:t>
      </w:r>
      <w:r w:rsidR="006515AE" w:rsidRPr="006515AE">
        <w:rPr>
          <w:rFonts w:ascii="Times New Roman" w:hAnsi="Times New Roman"/>
          <w:sz w:val="28"/>
          <w:lang w:val="en-US"/>
        </w:rPr>
        <w:t xml:space="preserve"> </w:t>
      </w:r>
      <w:r w:rsidR="006515AE">
        <w:rPr>
          <w:rFonts w:ascii="Times New Roman" w:hAnsi="Times New Roman"/>
          <w:sz w:val="28"/>
          <w:lang w:val="en-US"/>
        </w:rPr>
        <w:t>speed</w:t>
      </w:r>
      <w:r w:rsidR="006515AE" w:rsidRPr="006515AE">
        <w:rPr>
          <w:rFonts w:ascii="Times New Roman" w:hAnsi="Times New Roman"/>
          <w:sz w:val="28"/>
          <w:lang w:val="en-US"/>
        </w:rPr>
        <w:t xml:space="preserve"> </w:t>
      </w:r>
      <w:r w:rsidR="006515AE">
        <w:rPr>
          <w:rFonts w:ascii="Times New Roman" w:hAnsi="Times New Roman"/>
          <w:sz w:val="28"/>
          <w:lang w:val="en-US"/>
        </w:rPr>
        <w:t>of</w:t>
      </w:r>
      <w:r w:rsidR="006515AE" w:rsidRPr="006515AE">
        <w:rPr>
          <w:rFonts w:ascii="Times New Roman" w:hAnsi="Times New Roman"/>
          <w:sz w:val="28"/>
          <w:lang w:val="en-US"/>
        </w:rPr>
        <w:t xml:space="preserve"> </w:t>
      </w:r>
      <w:r w:rsidR="006515AE">
        <w:rPr>
          <w:rFonts w:ascii="Times New Roman" w:hAnsi="Times New Roman"/>
          <w:sz w:val="28"/>
          <w:lang w:val="en-US"/>
        </w:rPr>
        <w:t>ionization</w:t>
      </w:r>
      <w:r w:rsidR="006515AE" w:rsidRPr="006515AE">
        <w:rPr>
          <w:rFonts w:ascii="Times New Roman" w:hAnsi="Times New Roman"/>
          <w:sz w:val="28"/>
          <w:lang w:val="en-US"/>
        </w:rPr>
        <w:t xml:space="preserve"> </w:t>
      </w:r>
      <w:r w:rsidR="006515AE">
        <w:rPr>
          <w:rFonts w:ascii="Times New Roman" w:hAnsi="Times New Roman"/>
          <w:sz w:val="28"/>
          <w:lang w:val="en-US"/>
        </w:rPr>
        <w:t>is</w:t>
      </w:r>
      <w:r w:rsidR="006515AE" w:rsidRPr="006515AE">
        <w:rPr>
          <w:rFonts w:ascii="Times New Roman" w:hAnsi="Times New Roman"/>
          <w:sz w:val="28"/>
          <w:lang w:val="en-US"/>
        </w:rPr>
        <w:t xml:space="preserve"> </w:t>
      </w:r>
      <w:r w:rsidR="006515AE">
        <w:rPr>
          <w:rFonts w:ascii="Times New Roman" w:hAnsi="Times New Roman"/>
          <w:sz w:val="28"/>
          <w:lang w:val="en-US"/>
        </w:rPr>
        <w:t>bigger</w:t>
      </w:r>
      <w:r w:rsidR="006515AE" w:rsidRPr="006515AE">
        <w:rPr>
          <w:rFonts w:ascii="Times New Roman" w:hAnsi="Times New Roman"/>
          <w:sz w:val="28"/>
          <w:lang w:val="en-US"/>
        </w:rPr>
        <w:t xml:space="preserve"> </w:t>
      </w:r>
      <w:r w:rsidR="006515AE">
        <w:rPr>
          <w:rFonts w:ascii="Times New Roman" w:hAnsi="Times New Roman"/>
          <w:sz w:val="28"/>
          <w:lang w:val="en-US"/>
        </w:rPr>
        <w:t>in</w:t>
      </w:r>
      <w:r w:rsidR="006515AE" w:rsidRPr="006515AE">
        <w:rPr>
          <w:rFonts w:ascii="Times New Roman" w:hAnsi="Times New Roman"/>
          <w:sz w:val="28"/>
          <w:lang w:val="en-US"/>
        </w:rPr>
        <w:t xml:space="preserve"> </w:t>
      </w:r>
      <w:r w:rsidR="006515AE">
        <w:rPr>
          <w:rFonts w:ascii="Times New Roman" w:hAnsi="Times New Roman"/>
          <w:sz w:val="28"/>
          <w:lang w:val="en-US"/>
        </w:rPr>
        <w:t>case of linearly polarized wave</w:t>
      </w:r>
      <w:r w:rsidR="007854E6">
        <w:rPr>
          <w:rFonts w:ascii="Times New Roman" w:hAnsi="Times New Roman"/>
          <w:sz w:val="28"/>
          <w:lang w:val="en-US"/>
        </w:rPr>
        <w:t>s than for</w:t>
      </w:r>
      <w:r w:rsidR="006515AE">
        <w:rPr>
          <w:rFonts w:ascii="Times New Roman" w:hAnsi="Times New Roman"/>
          <w:sz w:val="28"/>
          <w:lang w:val="en-US"/>
        </w:rPr>
        <w:t xml:space="preserve"> circularly polarized wave</w:t>
      </w:r>
      <w:r w:rsidR="009800B2">
        <w:rPr>
          <w:rFonts w:ascii="Times New Roman" w:hAnsi="Times New Roman"/>
          <w:sz w:val="28"/>
          <w:lang w:val="en-US"/>
        </w:rPr>
        <w:t>s</w:t>
      </w:r>
      <w:r w:rsidR="006515AE">
        <w:rPr>
          <w:rFonts w:ascii="Times New Roman" w:hAnsi="Times New Roman"/>
          <w:sz w:val="28"/>
          <w:lang w:val="en-US"/>
        </w:rPr>
        <w:t>.</w:t>
      </w:r>
      <w:r w:rsidR="00C33B33" w:rsidRPr="006515AE">
        <w:rPr>
          <w:rFonts w:ascii="Times New Roman" w:hAnsi="Times New Roman"/>
          <w:sz w:val="28"/>
          <w:lang w:val="en-US"/>
        </w:rPr>
        <w:t xml:space="preserve"> </w:t>
      </w:r>
      <w:r w:rsidR="006515AE">
        <w:rPr>
          <w:rFonts w:ascii="Times New Roman" w:hAnsi="Times New Roman"/>
          <w:sz w:val="28"/>
          <w:lang w:val="en-US"/>
        </w:rPr>
        <w:t>This fact corresponds to experimental data</w:t>
      </w:r>
      <w:r w:rsidR="00C33B33" w:rsidRPr="006515AE">
        <w:rPr>
          <w:rFonts w:ascii="Times New Roman" w:hAnsi="Times New Roman"/>
          <w:sz w:val="28"/>
          <w:lang w:val="en-US"/>
        </w:rPr>
        <w:t xml:space="preserve">. </w:t>
      </w:r>
      <w:r w:rsidR="006515AE">
        <w:rPr>
          <w:rFonts w:ascii="Times New Roman" w:hAnsi="Times New Roman"/>
          <w:sz w:val="28"/>
          <w:lang w:val="en-US"/>
        </w:rPr>
        <w:t>For</w:t>
      </w:r>
      <w:r w:rsidR="006515AE" w:rsidRPr="006515AE">
        <w:rPr>
          <w:rFonts w:ascii="Times New Roman" w:hAnsi="Times New Roman"/>
          <w:sz w:val="28"/>
          <w:lang w:val="en-US"/>
        </w:rPr>
        <w:t xml:space="preserve"> </w:t>
      </w:r>
      <w:r w:rsidR="006515AE">
        <w:rPr>
          <w:rFonts w:ascii="Times New Roman" w:hAnsi="Times New Roman"/>
          <w:sz w:val="28"/>
          <w:lang w:val="en-US"/>
        </w:rPr>
        <w:t>example</w:t>
      </w:r>
      <w:r w:rsidR="006515AE" w:rsidRPr="006515AE">
        <w:rPr>
          <w:rFonts w:ascii="Times New Roman" w:hAnsi="Times New Roman"/>
          <w:sz w:val="28"/>
          <w:lang w:val="en-US"/>
        </w:rPr>
        <w:t xml:space="preserve">, </w:t>
      </w:r>
      <w:r w:rsidR="006515AE">
        <w:rPr>
          <w:rFonts w:ascii="Times New Roman" w:hAnsi="Times New Roman"/>
          <w:sz w:val="28"/>
          <w:lang w:val="en-US"/>
        </w:rPr>
        <w:t>for</w:t>
      </w:r>
      <w:r w:rsidR="006515AE" w:rsidRPr="006515AE">
        <w:rPr>
          <w:rFonts w:ascii="Times New Roman" w:hAnsi="Times New Roman"/>
          <w:sz w:val="28"/>
          <w:lang w:val="en-US"/>
        </w:rPr>
        <w:t xml:space="preserve"> </w:t>
      </w:r>
      <w:r w:rsidR="006515AE">
        <w:rPr>
          <w:rFonts w:ascii="Times New Roman" w:hAnsi="Times New Roman"/>
          <w:sz w:val="28"/>
          <w:lang w:val="en-US"/>
        </w:rPr>
        <w:t>wavelength</w:t>
      </w:r>
      <w:r w:rsidR="00C33B33" w:rsidRPr="006515AE">
        <w:rPr>
          <w:rFonts w:ascii="Times New Roman" w:hAnsi="Times New Roman"/>
          <w:sz w:val="28"/>
          <w:lang w:val="en-US"/>
        </w:rPr>
        <w:t xml:space="preserve"> 0.8 </w:t>
      </w:r>
      <w:r w:rsidR="00E14790" w:rsidRPr="00E14790">
        <w:rPr>
          <w:rFonts w:ascii="Times New Roman" w:hAnsi="Times New Roman"/>
          <w:position w:val="-10"/>
          <w:sz w:val="28"/>
          <w:lang w:val="en-US"/>
        </w:rPr>
        <w:object w:dxaOrig="400" w:dyaOrig="260" w14:anchorId="33D7F166">
          <v:shape id="_x0000_i1396" type="#_x0000_t75" style="width:19.5pt;height:13.5pt" o:ole="">
            <v:imagedata r:id="rId691" o:title=""/>
          </v:shape>
          <o:OLEObject Type="Embed" ProgID="Equation.DSMT4" ShapeID="_x0000_i1396" DrawAspect="Content" ObjectID="_1611678922" r:id="rId692"/>
        </w:object>
      </w:r>
      <w:r w:rsidR="00C33B33" w:rsidRPr="006515AE">
        <w:rPr>
          <w:rFonts w:ascii="Times New Roman" w:hAnsi="Times New Roman"/>
          <w:sz w:val="28"/>
          <w:lang w:val="en-US"/>
        </w:rPr>
        <w:t xml:space="preserve">, </w:t>
      </w:r>
      <w:r w:rsidR="00C33B33" w:rsidRPr="00021947">
        <w:rPr>
          <w:rFonts w:ascii="Times New Roman" w:hAnsi="Times New Roman"/>
          <w:position w:val="-14"/>
          <w:sz w:val="28"/>
        </w:rPr>
        <w:object w:dxaOrig="780" w:dyaOrig="380" w14:anchorId="7E549298">
          <v:shape id="_x0000_i1397" type="#_x0000_t75" style="width:39pt;height:19.5pt" o:ole="">
            <v:imagedata r:id="rId645" o:title=""/>
          </v:shape>
          <o:OLEObject Type="Embed" ProgID="Equation.DSMT4" ShapeID="_x0000_i1397" DrawAspect="Content" ObjectID="_1611678923" r:id="rId693"/>
        </w:object>
      </w:r>
      <w:r w:rsidR="00C33B33" w:rsidRPr="006515AE">
        <w:rPr>
          <w:rFonts w:ascii="Times New Roman" w:hAnsi="Times New Roman"/>
          <w:sz w:val="28"/>
          <w:lang w:val="en-US"/>
        </w:rPr>
        <w:t xml:space="preserve"> </w:t>
      </w:r>
      <w:r w:rsidR="006515AE" w:rsidRPr="006515AE">
        <w:rPr>
          <w:rFonts w:ascii="Times New Roman" w:hAnsi="Times New Roman"/>
          <w:sz w:val="28"/>
          <w:lang w:val="en-US"/>
        </w:rPr>
        <w:t>eV</w:t>
      </w:r>
      <w:r w:rsidR="00C33B33" w:rsidRPr="006515AE">
        <w:rPr>
          <w:rFonts w:ascii="Times New Roman" w:hAnsi="Times New Roman"/>
          <w:sz w:val="28"/>
          <w:lang w:val="en-US"/>
        </w:rPr>
        <w:t xml:space="preserve">, </w:t>
      </w:r>
      <w:r w:rsidR="00C33B33" w:rsidRPr="00EC7BB8">
        <w:rPr>
          <w:rFonts w:ascii="Times New Roman" w:hAnsi="Times New Roman"/>
          <w:position w:val="-12"/>
          <w:sz w:val="28"/>
        </w:rPr>
        <w:object w:dxaOrig="1420" w:dyaOrig="380" w14:anchorId="0D88C86F">
          <v:shape id="_x0000_i1398" type="#_x0000_t75" style="width:70.5pt;height:19.5pt" o:ole="">
            <v:imagedata r:id="rId694" o:title=""/>
          </v:shape>
          <o:OLEObject Type="Embed" ProgID="Equation.DSMT4" ShapeID="_x0000_i1398" DrawAspect="Content" ObjectID="_1611678924" r:id="rId695"/>
        </w:object>
      </w:r>
      <w:r w:rsidR="00C33B33" w:rsidRPr="006515AE">
        <w:rPr>
          <w:rFonts w:ascii="Times New Roman" w:hAnsi="Times New Roman"/>
          <w:sz w:val="28"/>
          <w:lang w:val="en-US"/>
        </w:rPr>
        <w:t xml:space="preserve"> </w:t>
      </w:r>
      <w:r w:rsidR="006515AE">
        <w:rPr>
          <w:rFonts w:ascii="Times New Roman" w:hAnsi="Times New Roman"/>
          <w:sz w:val="28"/>
          <w:lang w:val="en-US"/>
        </w:rPr>
        <w:t>ratio</w:t>
      </w:r>
      <w:r w:rsidR="006515AE" w:rsidRPr="006515AE">
        <w:rPr>
          <w:rFonts w:ascii="Times New Roman" w:hAnsi="Times New Roman"/>
          <w:sz w:val="28"/>
          <w:lang w:val="en-US"/>
        </w:rPr>
        <w:t xml:space="preserve"> </w:t>
      </w:r>
      <w:r w:rsidR="006515AE">
        <w:rPr>
          <w:rFonts w:ascii="Times New Roman" w:hAnsi="Times New Roman"/>
          <w:sz w:val="28"/>
          <w:lang w:val="en-US"/>
        </w:rPr>
        <w:t>of</w:t>
      </w:r>
      <w:r w:rsidR="00C33B33" w:rsidRPr="006515AE">
        <w:rPr>
          <w:rFonts w:ascii="Times New Roman" w:hAnsi="Times New Roman"/>
          <w:sz w:val="28"/>
          <w:lang w:val="en-US"/>
        </w:rPr>
        <w:t xml:space="preserve"> </w:t>
      </w:r>
      <w:r w:rsidR="00C33B33" w:rsidRPr="00021947">
        <w:rPr>
          <w:rFonts w:ascii="Times New Roman" w:hAnsi="Times New Roman"/>
          <w:position w:val="-12"/>
          <w:sz w:val="28"/>
        </w:rPr>
        <w:object w:dxaOrig="400" w:dyaOrig="360" w14:anchorId="537DFD80">
          <v:shape id="_x0000_i1399" type="#_x0000_t75" style="width:19.5pt;height:18pt" o:ole="">
            <v:imagedata r:id="rId696" o:title=""/>
          </v:shape>
          <o:OLEObject Type="Embed" ProgID="Equation.DSMT4" ShapeID="_x0000_i1399" DrawAspect="Content" ObjectID="_1611678925" r:id="rId697"/>
        </w:object>
      </w:r>
      <w:r w:rsidR="00C33B33" w:rsidRPr="006515AE">
        <w:rPr>
          <w:rFonts w:ascii="Times New Roman" w:hAnsi="Times New Roman"/>
          <w:sz w:val="28"/>
          <w:lang w:val="en-US"/>
        </w:rPr>
        <w:t xml:space="preserve"> </w:t>
      </w:r>
      <w:r w:rsidR="009800B2">
        <w:rPr>
          <w:rFonts w:ascii="Times New Roman" w:hAnsi="Times New Roman"/>
          <w:sz w:val="28"/>
          <w:lang w:val="en-US"/>
        </w:rPr>
        <w:t>for a</w:t>
      </w:r>
      <w:r w:rsidR="006515AE" w:rsidRPr="006515AE">
        <w:rPr>
          <w:rFonts w:ascii="Times New Roman" w:hAnsi="Times New Roman"/>
          <w:sz w:val="28"/>
          <w:lang w:val="en-US"/>
        </w:rPr>
        <w:t xml:space="preserve"> linearly polarized wave</w:t>
      </w:r>
      <w:r w:rsidR="006515AE">
        <w:rPr>
          <w:rFonts w:ascii="Times New Roman" w:hAnsi="Times New Roman"/>
          <w:sz w:val="28"/>
          <w:lang w:val="en-US"/>
        </w:rPr>
        <w:t xml:space="preserve"> </w:t>
      </w:r>
      <w:r w:rsidR="009800B2">
        <w:rPr>
          <w:rFonts w:ascii="Times New Roman" w:hAnsi="Times New Roman"/>
          <w:sz w:val="28"/>
          <w:lang w:val="en-US"/>
        </w:rPr>
        <w:t xml:space="preserve">compared </w:t>
      </w:r>
      <w:r w:rsidR="006515AE">
        <w:rPr>
          <w:rFonts w:ascii="Times New Roman" w:hAnsi="Times New Roman"/>
          <w:sz w:val="28"/>
          <w:lang w:val="en-US"/>
        </w:rPr>
        <w:t>to</w:t>
      </w:r>
      <w:r w:rsidR="00C33B33" w:rsidRPr="006515AE">
        <w:rPr>
          <w:rFonts w:ascii="Times New Roman" w:hAnsi="Times New Roman"/>
          <w:sz w:val="28"/>
          <w:lang w:val="en-US"/>
        </w:rPr>
        <w:t xml:space="preserve"> </w:t>
      </w:r>
      <w:r w:rsidR="00C33B33" w:rsidRPr="00021947">
        <w:rPr>
          <w:rFonts w:ascii="Times New Roman" w:hAnsi="Times New Roman"/>
          <w:position w:val="-12"/>
          <w:sz w:val="28"/>
        </w:rPr>
        <w:object w:dxaOrig="400" w:dyaOrig="360" w14:anchorId="2372F3AA">
          <v:shape id="_x0000_i1400" type="#_x0000_t75" style="width:19.5pt;height:18pt" o:ole="">
            <v:imagedata r:id="rId696" o:title=""/>
          </v:shape>
          <o:OLEObject Type="Embed" ProgID="Equation.DSMT4" ShapeID="_x0000_i1400" DrawAspect="Content" ObjectID="_1611678926" r:id="rId698"/>
        </w:object>
      </w:r>
      <w:r w:rsidR="00C33B33" w:rsidRPr="006515AE">
        <w:rPr>
          <w:rFonts w:ascii="Times New Roman" w:hAnsi="Times New Roman"/>
          <w:sz w:val="28"/>
          <w:lang w:val="en-US"/>
        </w:rPr>
        <w:t xml:space="preserve"> </w:t>
      </w:r>
      <w:r w:rsidR="009800B2">
        <w:rPr>
          <w:rFonts w:ascii="Times New Roman" w:hAnsi="Times New Roman"/>
          <w:sz w:val="28"/>
          <w:lang w:val="en-US"/>
        </w:rPr>
        <w:t>of a</w:t>
      </w:r>
      <w:r w:rsidR="006515AE">
        <w:rPr>
          <w:rFonts w:ascii="Times New Roman" w:hAnsi="Times New Roman"/>
          <w:sz w:val="28"/>
          <w:lang w:val="en-US"/>
        </w:rPr>
        <w:t xml:space="preserve"> circularly polarized wave is</w:t>
      </w:r>
      <w:r w:rsidR="00C33B33" w:rsidRPr="006515AE">
        <w:rPr>
          <w:rFonts w:ascii="Times New Roman" w:hAnsi="Times New Roman"/>
          <w:sz w:val="28"/>
          <w:lang w:val="en-US"/>
        </w:rPr>
        <w:t xml:space="preserve"> 1.24/0.234.</w:t>
      </w:r>
    </w:p>
    <w:p w14:paraId="642650C7" w14:textId="77777777" w:rsidR="00C33B33" w:rsidRPr="00F97592" w:rsidRDefault="00F97592" w:rsidP="00C33B33">
      <w:pPr>
        <w:spacing w:line="240" w:lineRule="auto"/>
        <w:ind w:firstLine="708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lastRenderedPageBreak/>
        <w:t>We</w:t>
      </w:r>
      <w:r w:rsidRPr="00F97592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note</w:t>
      </w:r>
      <w:r w:rsidRPr="00F97592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that</w:t>
      </w:r>
      <w:r w:rsidRPr="00F97592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in</w:t>
      </w:r>
      <w:r w:rsidR="00C33B33" w:rsidRPr="00F97592">
        <w:rPr>
          <w:rFonts w:ascii="Times New Roman" w:hAnsi="Times New Roman"/>
          <w:sz w:val="28"/>
          <w:lang w:val="en-US"/>
        </w:rPr>
        <w:t xml:space="preserve"> [11] </w:t>
      </w:r>
      <w:r>
        <w:rPr>
          <w:rFonts w:ascii="Times New Roman" w:hAnsi="Times New Roman"/>
          <w:sz w:val="28"/>
          <w:lang w:val="en-US"/>
        </w:rPr>
        <w:t>the</w:t>
      </w:r>
      <w:r w:rsidRPr="00F97592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analogical</w:t>
      </w:r>
      <w:r w:rsidRPr="00F97592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qualitative</w:t>
      </w:r>
      <w:r w:rsidRPr="00F97592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dependencies</w:t>
      </w:r>
      <w:r w:rsidRPr="00F97592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of ionization speed on wave polarization for substantially different pulse parameters were obtained.</w:t>
      </w:r>
    </w:p>
    <w:p w14:paraId="2CF5C55A" w14:textId="77777777" w:rsidR="00C33B33" w:rsidRPr="0058273E" w:rsidRDefault="00C33B33" w:rsidP="00C33B33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F97592">
        <w:rPr>
          <w:rFonts w:ascii="Times New Roman" w:hAnsi="Times New Roman"/>
          <w:color w:val="000000"/>
          <w:sz w:val="28"/>
          <w:lang w:val="en-US"/>
        </w:rPr>
        <w:tab/>
      </w:r>
      <w:r w:rsidR="0012788D">
        <w:rPr>
          <w:rFonts w:ascii="Times New Roman" w:hAnsi="Times New Roman"/>
          <w:color w:val="000000"/>
          <w:sz w:val="28"/>
          <w:lang w:val="en-US"/>
        </w:rPr>
        <w:t>We</w:t>
      </w:r>
      <w:r w:rsidR="0012788D" w:rsidRPr="0054142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2788D">
        <w:rPr>
          <w:rFonts w:ascii="Times New Roman" w:hAnsi="Times New Roman"/>
          <w:color w:val="000000"/>
          <w:sz w:val="28"/>
          <w:lang w:val="en-US"/>
        </w:rPr>
        <w:t>further</w:t>
      </w:r>
      <w:r w:rsidR="0012788D" w:rsidRPr="0054142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2788D">
        <w:rPr>
          <w:rFonts w:ascii="Times New Roman" w:hAnsi="Times New Roman"/>
          <w:color w:val="000000"/>
          <w:sz w:val="28"/>
          <w:lang w:val="en-US"/>
        </w:rPr>
        <w:t>note</w:t>
      </w:r>
      <w:r w:rsidR="0012788D" w:rsidRPr="0054142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2788D">
        <w:rPr>
          <w:rFonts w:ascii="Times New Roman" w:hAnsi="Times New Roman"/>
          <w:color w:val="000000"/>
          <w:sz w:val="28"/>
          <w:lang w:val="en-US"/>
        </w:rPr>
        <w:t>that</w:t>
      </w:r>
      <w:r w:rsidR="0012788D" w:rsidRPr="0054142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800B2">
        <w:rPr>
          <w:rFonts w:ascii="Times New Roman" w:hAnsi="Times New Roman"/>
          <w:color w:val="000000"/>
          <w:sz w:val="28"/>
          <w:lang w:val="en-US"/>
        </w:rPr>
        <w:t xml:space="preserve">a </w:t>
      </w:r>
      <w:r w:rsidR="0012788D">
        <w:rPr>
          <w:rFonts w:ascii="Times New Roman" w:hAnsi="Times New Roman"/>
          <w:color w:val="000000"/>
          <w:sz w:val="28"/>
          <w:lang w:val="en-US"/>
        </w:rPr>
        <w:t>real</w:t>
      </w:r>
      <w:r w:rsidR="0012788D" w:rsidRPr="0054142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2788D">
        <w:rPr>
          <w:rFonts w:ascii="Times New Roman" w:hAnsi="Times New Roman"/>
          <w:color w:val="000000"/>
          <w:sz w:val="28"/>
          <w:lang w:val="en-US"/>
        </w:rPr>
        <w:t>pulse</w:t>
      </w:r>
      <w:r w:rsidR="0012788D" w:rsidRPr="0054142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2788D">
        <w:rPr>
          <w:rFonts w:ascii="Times New Roman" w:hAnsi="Times New Roman"/>
          <w:color w:val="000000"/>
          <w:sz w:val="28"/>
          <w:lang w:val="en-US"/>
        </w:rPr>
        <w:t>has</w:t>
      </w:r>
      <w:r w:rsidR="0012788D" w:rsidRPr="0054142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8273E">
        <w:rPr>
          <w:rFonts w:ascii="Times New Roman" w:hAnsi="Times New Roman"/>
          <w:color w:val="000000"/>
          <w:sz w:val="28"/>
          <w:lang w:val="en-US"/>
        </w:rPr>
        <w:t xml:space="preserve">a width. Thus, </w:t>
      </w:r>
      <w:r w:rsidR="00BE4CA4">
        <w:rPr>
          <w:rFonts w:ascii="Times New Roman" w:hAnsi="Times New Roman"/>
          <w:color w:val="000000"/>
          <w:sz w:val="28"/>
          <w:lang w:val="en-US"/>
        </w:rPr>
        <w:t>it might be more correct to</w:t>
      </w:r>
      <w:r w:rsidR="00541424">
        <w:rPr>
          <w:rFonts w:ascii="Times New Roman" w:hAnsi="Times New Roman"/>
          <w:color w:val="000000"/>
          <w:sz w:val="28"/>
          <w:lang w:val="en-US"/>
        </w:rPr>
        <w:t xml:space="preserve"> the formulas fo</w:t>
      </w:r>
      <w:r w:rsidR="00BA577D">
        <w:rPr>
          <w:rFonts w:ascii="Times New Roman" w:hAnsi="Times New Roman"/>
          <w:color w:val="000000"/>
          <w:sz w:val="28"/>
          <w:lang w:val="en-US"/>
        </w:rPr>
        <w:t>r irrational frequencies ration</w:t>
      </w:r>
      <w:r w:rsidR="00541424">
        <w:rPr>
          <w:rFonts w:ascii="Times New Roman" w:hAnsi="Times New Roman"/>
          <w:color w:val="000000"/>
          <w:sz w:val="28"/>
          <w:lang w:val="en-US"/>
        </w:rPr>
        <w:t>.</w:t>
      </w:r>
      <w:r w:rsidR="00BE4CA4">
        <w:rPr>
          <w:rFonts w:ascii="Times New Roman" w:hAnsi="Times New Roman"/>
          <w:color w:val="000000"/>
          <w:sz w:val="28"/>
          <w:lang w:val="en-US"/>
        </w:rPr>
        <w:t xml:space="preserve"> </w:t>
      </w:r>
    </w:p>
    <w:p w14:paraId="6BA0C61D" w14:textId="77777777" w:rsidR="00C33B33" w:rsidRPr="0058273E" w:rsidRDefault="00C33B33" w:rsidP="009705F8">
      <w:pPr>
        <w:spacing w:line="240" w:lineRule="auto"/>
        <w:ind w:firstLine="708"/>
        <w:jc w:val="center"/>
        <w:rPr>
          <w:rFonts w:ascii="Times New Roman" w:hAnsi="Times New Roman"/>
          <w:color w:val="000000"/>
          <w:sz w:val="28"/>
          <w:lang w:val="en-US"/>
        </w:rPr>
      </w:pPr>
    </w:p>
    <w:p w14:paraId="11DD3E20" w14:textId="77777777" w:rsidR="007E6E40" w:rsidRPr="00FD6E4A" w:rsidRDefault="007E6E40" w:rsidP="00CA673A">
      <w:pPr>
        <w:spacing w:line="240" w:lineRule="auto"/>
        <w:ind w:left="1416" w:firstLine="708"/>
        <w:rPr>
          <w:rFonts w:ascii="Times New Roman" w:hAnsi="Times New Roman"/>
          <w:b/>
          <w:color w:val="000000"/>
          <w:sz w:val="28"/>
          <w:lang w:val="en-US"/>
        </w:rPr>
      </w:pPr>
      <w:r w:rsidRPr="00FD6E4A">
        <w:rPr>
          <w:rFonts w:ascii="Times New Roman" w:hAnsi="Times New Roman"/>
          <w:b/>
          <w:color w:val="000000"/>
          <w:sz w:val="28"/>
          <w:lang w:val="en-US"/>
        </w:rPr>
        <w:t xml:space="preserve">4. </w:t>
      </w:r>
      <w:r>
        <w:rPr>
          <w:rFonts w:ascii="Times New Roman" w:hAnsi="Times New Roman"/>
          <w:b/>
          <w:color w:val="000000"/>
          <w:sz w:val="28"/>
          <w:lang w:val="en-US"/>
        </w:rPr>
        <w:t>Energy</w:t>
      </w:r>
      <w:r w:rsidRPr="00FD6E4A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en-US"/>
        </w:rPr>
        <w:t>absorbed</w:t>
      </w:r>
      <w:r w:rsidRPr="00FD6E4A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en-US"/>
        </w:rPr>
        <w:t>during</w:t>
      </w:r>
      <w:r w:rsidRPr="00FD6E4A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en-US"/>
        </w:rPr>
        <w:t>ionization</w:t>
      </w:r>
      <w:r w:rsidRPr="00FD6E4A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</w:p>
    <w:p w14:paraId="6FA50134" w14:textId="77777777" w:rsidR="00DD34F6" w:rsidRPr="00CF3DCC" w:rsidRDefault="007E6E40" w:rsidP="007E6E4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In</w:t>
      </w:r>
      <w:r w:rsidRPr="007E6E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case</w:t>
      </w:r>
      <w:r w:rsidRPr="007E6E4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of</w:t>
      </w:r>
      <w:r w:rsidRPr="007E6E4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065F5A">
        <w:rPr>
          <w:rFonts w:ascii="Times New Roman" w:hAnsi="Times New Roman"/>
          <w:color w:val="000000"/>
          <w:position w:val="-12"/>
          <w:sz w:val="28"/>
        </w:rPr>
        <w:object w:dxaOrig="660" w:dyaOrig="360" w14:anchorId="0BFA8446">
          <v:shape id="_x0000_i1401" type="#_x0000_t75" style="width:33pt;height:18pt" o:ole="">
            <v:imagedata r:id="rId699" o:title=""/>
          </v:shape>
          <o:OLEObject Type="Embed" ProgID="Equation.DSMT4" ShapeID="_x0000_i1401" DrawAspect="Content" ObjectID="_1611678927" r:id="rId700"/>
        </w:object>
      </w:r>
      <w:r w:rsidRPr="007E6E4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B3151D">
        <w:rPr>
          <w:rFonts w:ascii="Times New Roman" w:hAnsi="Times New Roman"/>
          <w:color w:val="000000"/>
          <w:sz w:val="28"/>
          <w:lang w:val="en-US"/>
        </w:rPr>
        <w:t xml:space="preserve">is </w:t>
      </w:r>
      <w:r w:rsidRPr="007E6E40">
        <w:rPr>
          <w:rFonts w:ascii="Times New Roman" w:hAnsi="Times New Roman"/>
          <w:color w:val="000000"/>
          <w:sz w:val="28"/>
          <w:lang w:val="en-US"/>
        </w:rPr>
        <w:t>irrationa</w:t>
      </w:r>
      <w:r>
        <w:rPr>
          <w:rFonts w:ascii="Times New Roman" w:hAnsi="Times New Roman"/>
          <w:color w:val="000000"/>
          <w:sz w:val="28"/>
          <w:lang w:val="en-US"/>
        </w:rPr>
        <w:t>l</w:t>
      </w:r>
      <w:r w:rsidRPr="007E6E40">
        <w:rPr>
          <w:rFonts w:ascii="Times New Roman" w:hAnsi="Times New Roman"/>
          <w:color w:val="000000"/>
          <w:sz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  <w:lang w:val="en-US"/>
        </w:rPr>
        <w:t xml:space="preserve">the energy absorbed from first and second wave is  </w:t>
      </w:r>
      <w:r w:rsidRPr="002945C1">
        <w:rPr>
          <w:rFonts w:ascii="Times New Roman" w:hAnsi="Times New Roman"/>
          <w:color w:val="000000"/>
          <w:position w:val="-32"/>
          <w:sz w:val="28"/>
        </w:rPr>
        <w:object w:dxaOrig="1680" w:dyaOrig="580" w14:anchorId="24B117CC">
          <v:shape id="_x0000_i1402" type="#_x0000_t75" style="width:84pt;height:28.5pt" o:ole="">
            <v:imagedata r:id="rId701" o:title=""/>
          </v:shape>
          <o:OLEObject Type="Embed" ProgID="Equation.DSMT4" ShapeID="_x0000_i1402" DrawAspect="Content" ObjectID="_1611678928" r:id="rId702"/>
        </w:object>
      </w:r>
      <w:r w:rsidRPr="007E6E40">
        <w:rPr>
          <w:rFonts w:ascii="Times New Roman" w:hAnsi="Times New Roman"/>
          <w:color w:val="000000"/>
          <w:sz w:val="28"/>
          <w:lang w:val="en-US"/>
        </w:rPr>
        <w:t xml:space="preserve"> and </w:t>
      </w:r>
      <w:r w:rsidRPr="002945C1">
        <w:rPr>
          <w:rFonts w:ascii="Times New Roman" w:hAnsi="Times New Roman"/>
          <w:color w:val="000000"/>
          <w:position w:val="-32"/>
          <w:sz w:val="28"/>
        </w:rPr>
        <w:object w:dxaOrig="1760" w:dyaOrig="580" w14:anchorId="38EAA096">
          <v:shape id="_x0000_i1403" type="#_x0000_t75" style="width:88.5pt;height:28.5pt" o:ole="">
            <v:imagedata r:id="rId703" o:title=""/>
          </v:shape>
          <o:OLEObject Type="Embed" ProgID="Equation.DSMT4" ShapeID="_x0000_i1403" DrawAspect="Content" ObjectID="_1611678929" r:id="rId704"/>
        </w:object>
      </w:r>
      <w:r w:rsidRPr="007E6E40">
        <w:rPr>
          <w:rFonts w:ascii="Times New Roman" w:hAnsi="Times New Roman"/>
          <w:color w:val="000000"/>
          <w:sz w:val="28"/>
          <w:lang w:val="en-US"/>
        </w:rPr>
        <w:t xml:space="preserve"> respectively, based on </w:t>
      </w:r>
      <w:r>
        <w:rPr>
          <w:rFonts w:ascii="Times New Roman" w:hAnsi="Times New Roman"/>
          <w:color w:val="000000"/>
          <w:sz w:val="28"/>
          <w:lang w:val="en-US"/>
        </w:rPr>
        <w:t>above-</w:t>
      </w:r>
      <w:r w:rsidRPr="007E6E40">
        <w:rPr>
          <w:rFonts w:ascii="Times New Roman" w:hAnsi="Times New Roman"/>
          <w:color w:val="000000"/>
          <w:sz w:val="28"/>
          <w:lang w:val="en-US"/>
        </w:rPr>
        <w:t>mentioned</w:t>
      </w:r>
      <w:r>
        <w:rPr>
          <w:rFonts w:ascii="Times New Roman" w:hAnsi="Times New Roman"/>
          <w:color w:val="000000"/>
          <w:sz w:val="28"/>
          <w:lang w:val="en-US"/>
        </w:rPr>
        <w:t xml:space="preserve"> physical meaning of </w:t>
      </w:r>
      <w:r w:rsidRPr="007E6E40">
        <w:rPr>
          <w:rFonts w:ascii="Times New Roman" w:hAnsi="Times New Roman"/>
          <w:color w:val="000000"/>
          <w:sz w:val="28"/>
          <w:lang w:val="en-US"/>
        </w:rPr>
        <w:t>(14) and (16)</w:t>
      </w:r>
      <w:r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Pr="007E6E4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228B0">
        <w:rPr>
          <w:rFonts w:ascii="Times New Roman" w:hAnsi="Times New Roman"/>
          <w:color w:val="000000"/>
          <w:sz w:val="28"/>
          <w:lang w:val="en-US"/>
        </w:rPr>
        <w:t>In</w:t>
      </w:r>
      <w:r w:rsidR="00F228B0" w:rsidRPr="00CF3D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228B0">
        <w:rPr>
          <w:rFonts w:ascii="Times New Roman" w:hAnsi="Times New Roman"/>
          <w:color w:val="000000"/>
          <w:sz w:val="28"/>
          <w:lang w:val="en-US"/>
        </w:rPr>
        <w:t>dimensional</w:t>
      </w:r>
      <w:r w:rsidR="00F228B0" w:rsidRPr="00CF3D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228B0">
        <w:rPr>
          <w:rFonts w:ascii="Times New Roman" w:hAnsi="Times New Roman"/>
          <w:color w:val="000000"/>
          <w:sz w:val="28"/>
          <w:lang w:val="en-US"/>
        </w:rPr>
        <w:t>form</w:t>
      </w:r>
      <w:r w:rsidR="00F228B0" w:rsidRPr="00CF3DCC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241083">
        <w:rPr>
          <w:rFonts w:ascii="Times New Roman" w:hAnsi="Times New Roman"/>
          <w:color w:val="000000"/>
          <w:sz w:val="28"/>
          <w:lang w:val="en-US"/>
        </w:rPr>
        <w:t>one multiplies</w:t>
      </w:r>
      <w:r w:rsidR="00F228B0" w:rsidRPr="00CF3D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228B0">
        <w:rPr>
          <w:rFonts w:ascii="Times New Roman" w:hAnsi="Times New Roman"/>
          <w:color w:val="000000"/>
          <w:sz w:val="28"/>
          <w:lang w:val="en-US"/>
        </w:rPr>
        <w:t>by</w:t>
      </w:r>
      <w:r w:rsidR="00F228B0" w:rsidRPr="00CF3D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B962FB">
        <w:rPr>
          <w:rFonts w:ascii="Times New Roman" w:hAnsi="Times New Roman"/>
          <w:color w:val="000000"/>
          <w:position w:val="-14"/>
          <w:sz w:val="28"/>
        </w:rPr>
        <w:object w:dxaOrig="400" w:dyaOrig="380" w14:anchorId="1C1F6C2B">
          <v:shape id="_x0000_i1404" type="#_x0000_t75" style="width:19.5pt;height:19.5pt" o:ole="">
            <v:imagedata r:id="rId705" o:title=""/>
          </v:shape>
          <o:OLEObject Type="Embed" ProgID="Equation.DSMT4" ShapeID="_x0000_i1404" DrawAspect="Content" ObjectID="_1611678930" r:id="rId706"/>
        </w:object>
      </w:r>
      <w:r w:rsidRPr="00CF3DCC">
        <w:rPr>
          <w:rFonts w:ascii="Times New Roman" w:hAnsi="Times New Roman"/>
          <w:color w:val="000000"/>
          <w:sz w:val="28"/>
          <w:lang w:val="en-US"/>
        </w:rPr>
        <w:t xml:space="preserve"> (</w:t>
      </w:r>
      <w:r w:rsidRPr="00B962FB">
        <w:rPr>
          <w:rFonts w:ascii="Times New Roman" w:hAnsi="Times New Roman"/>
          <w:color w:val="000000"/>
          <w:position w:val="-6"/>
          <w:sz w:val="28"/>
        </w:rPr>
        <w:object w:dxaOrig="1160" w:dyaOrig="279" w14:anchorId="7C8560A5">
          <v:shape id="_x0000_i1405" type="#_x0000_t75" style="width:58.5pt;height:13.5pt" o:ole="">
            <v:imagedata r:id="rId707" o:title=""/>
          </v:shape>
          <o:OLEObject Type="Embed" ProgID="Equation.DSMT4" ShapeID="_x0000_i1405" DrawAspect="Content" ObjectID="_1611678931" r:id="rId708"/>
        </w:object>
      </w:r>
      <w:r w:rsidRPr="00CF3DCC">
        <w:rPr>
          <w:rFonts w:ascii="Times New Roman" w:hAnsi="Times New Roman"/>
          <w:color w:val="000000"/>
          <w:sz w:val="28"/>
          <w:lang w:val="en-US"/>
        </w:rPr>
        <w:t xml:space="preserve">). </w:t>
      </w:r>
      <w:r w:rsidR="00F228B0">
        <w:rPr>
          <w:rFonts w:ascii="Times New Roman" w:hAnsi="Times New Roman"/>
          <w:color w:val="000000"/>
          <w:sz w:val="28"/>
          <w:lang w:val="cs-CZ"/>
        </w:rPr>
        <w:t xml:space="preserve">In case of </w:t>
      </w:r>
      <w:r w:rsidR="00F228B0" w:rsidRPr="00065F5A">
        <w:rPr>
          <w:rFonts w:ascii="Times New Roman" w:hAnsi="Times New Roman"/>
          <w:color w:val="000000"/>
          <w:position w:val="-12"/>
          <w:sz w:val="28"/>
        </w:rPr>
        <w:object w:dxaOrig="660" w:dyaOrig="360" w14:anchorId="23D98E88">
          <v:shape id="_x0000_i1406" type="#_x0000_t75" style="width:33pt;height:18pt" o:ole="">
            <v:imagedata r:id="rId699" o:title=""/>
          </v:shape>
          <o:OLEObject Type="Embed" ProgID="Equation.DSMT4" ShapeID="_x0000_i1406" DrawAspect="Content" ObjectID="_1611678932" r:id="rId709"/>
        </w:object>
      </w:r>
      <w:r w:rsidR="00F228B0">
        <w:rPr>
          <w:rFonts w:ascii="Times New Roman" w:hAnsi="Times New Roman"/>
          <w:color w:val="000000"/>
          <w:sz w:val="28"/>
          <w:lang w:val="cs-CZ"/>
        </w:rPr>
        <w:t xml:space="preserve"> is rational, the </w:t>
      </w:r>
      <w:r w:rsidR="00F228B0">
        <w:rPr>
          <w:rFonts w:ascii="Times New Roman" w:hAnsi="Times New Roman"/>
          <w:color w:val="000000"/>
          <w:sz w:val="28"/>
          <w:lang w:val="en-US"/>
        </w:rPr>
        <w:t>total</w:t>
      </w:r>
      <w:r w:rsidR="00F228B0" w:rsidRPr="00F228B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228B0">
        <w:rPr>
          <w:rFonts w:ascii="Times New Roman" w:hAnsi="Times New Roman"/>
          <w:color w:val="000000"/>
          <w:sz w:val="28"/>
          <w:lang w:val="cs-CZ"/>
        </w:rPr>
        <w:t xml:space="preserve">energy </w:t>
      </w:r>
      <w:r w:rsidR="00F228B0">
        <w:rPr>
          <w:rFonts w:ascii="Times New Roman" w:hAnsi="Times New Roman"/>
          <w:color w:val="000000"/>
          <w:sz w:val="28"/>
          <w:lang w:val="en-US"/>
        </w:rPr>
        <w:t>absorbed</w:t>
      </w:r>
      <w:r w:rsidR="00F228B0" w:rsidRPr="00F228B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228B0">
        <w:rPr>
          <w:rFonts w:ascii="Times New Roman" w:hAnsi="Times New Roman"/>
          <w:color w:val="000000"/>
          <w:sz w:val="28"/>
          <w:lang w:val="en-US"/>
        </w:rPr>
        <w:t>from</w:t>
      </w:r>
      <w:r w:rsidR="00F228B0" w:rsidRPr="00F228B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228B0">
        <w:rPr>
          <w:rFonts w:ascii="Times New Roman" w:hAnsi="Times New Roman"/>
          <w:color w:val="000000"/>
          <w:sz w:val="28"/>
          <w:lang w:val="en-US"/>
        </w:rPr>
        <w:t>both</w:t>
      </w:r>
      <w:r w:rsidR="00F228B0" w:rsidRPr="00F228B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228B0">
        <w:rPr>
          <w:rFonts w:ascii="Times New Roman" w:hAnsi="Times New Roman"/>
          <w:color w:val="000000"/>
          <w:sz w:val="28"/>
          <w:lang w:val="en-US"/>
        </w:rPr>
        <w:t>waves</w:t>
      </w:r>
      <w:r w:rsidR="00F228B0" w:rsidRPr="00F228B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F228B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2945C1">
        <w:rPr>
          <w:rFonts w:ascii="Times New Roman" w:hAnsi="Times New Roman"/>
          <w:color w:val="000000"/>
          <w:position w:val="-32"/>
          <w:sz w:val="28"/>
        </w:rPr>
        <w:object w:dxaOrig="2460" w:dyaOrig="580" w14:anchorId="6C3DC328">
          <v:shape id="_x0000_i1407" type="#_x0000_t75" style="width:123pt;height:28.5pt" o:ole="">
            <v:imagedata r:id="rId710" o:title=""/>
          </v:shape>
          <o:OLEObject Type="Embed" ProgID="Equation.DSMT4" ShapeID="_x0000_i1407" DrawAspect="Content" ObjectID="_1611678933" r:id="rId711"/>
        </w:object>
      </w:r>
      <w:r w:rsidR="00F228B0" w:rsidRPr="00F228B0">
        <w:rPr>
          <w:rFonts w:ascii="Times New Roman" w:hAnsi="Times New Roman"/>
          <w:color w:val="000000"/>
          <w:sz w:val="28"/>
          <w:lang w:val="en-US"/>
        </w:rPr>
        <w:t xml:space="preserve"> can be easily calculated</w:t>
      </w:r>
      <w:r w:rsidRPr="00F228B0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F228B0">
        <w:rPr>
          <w:rFonts w:ascii="Times New Roman" w:hAnsi="Times New Roman"/>
          <w:color w:val="000000"/>
          <w:sz w:val="28"/>
          <w:lang w:val="en-US"/>
        </w:rPr>
        <w:t>However</w:t>
      </w:r>
      <w:r w:rsidR="00F228B0" w:rsidRPr="00356E08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F228B0">
        <w:rPr>
          <w:rFonts w:ascii="Times New Roman" w:hAnsi="Times New Roman"/>
          <w:color w:val="000000"/>
          <w:sz w:val="28"/>
          <w:lang w:val="en-US"/>
        </w:rPr>
        <w:t>it</w:t>
      </w:r>
      <w:r w:rsidR="00F228B0" w:rsidRPr="00356E0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228B0">
        <w:rPr>
          <w:rFonts w:ascii="Times New Roman" w:hAnsi="Times New Roman"/>
          <w:color w:val="000000"/>
          <w:sz w:val="28"/>
          <w:lang w:val="en-US"/>
        </w:rPr>
        <w:t>is</w:t>
      </w:r>
      <w:r w:rsidR="00F228B0" w:rsidRPr="00356E0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228B0">
        <w:rPr>
          <w:rFonts w:ascii="Times New Roman" w:hAnsi="Times New Roman"/>
          <w:color w:val="000000"/>
          <w:sz w:val="28"/>
          <w:lang w:val="en-US"/>
        </w:rPr>
        <w:t>not</w:t>
      </w:r>
      <w:r w:rsidR="00F228B0" w:rsidRPr="00356E0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228B0">
        <w:rPr>
          <w:rFonts w:ascii="Times New Roman" w:hAnsi="Times New Roman"/>
          <w:color w:val="000000"/>
          <w:sz w:val="28"/>
          <w:lang w:val="en-US"/>
        </w:rPr>
        <w:t>know</w:t>
      </w:r>
      <w:r w:rsidR="00356E08">
        <w:rPr>
          <w:rFonts w:ascii="Times New Roman" w:hAnsi="Times New Roman"/>
          <w:color w:val="000000"/>
          <w:sz w:val="28"/>
          <w:lang w:val="en-US"/>
        </w:rPr>
        <w:t>n</w:t>
      </w:r>
      <w:r w:rsidR="00F228B0" w:rsidRPr="00356E0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228B0">
        <w:rPr>
          <w:rFonts w:ascii="Times New Roman" w:hAnsi="Times New Roman"/>
          <w:color w:val="000000"/>
          <w:sz w:val="28"/>
          <w:lang w:val="en-US"/>
        </w:rPr>
        <w:t>how</w:t>
      </w:r>
      <w:r w:rsidR="00F228B0" w:rsidRPr="00356E0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56E08">
        <w:rPr>
          <w:rFonts w:ascii="Times New Roman" w:hAnsi="Times New Roman"/>
          <w:color w:val="000000"/>
          <w:sz w:val="28"/>
          <w:lang w:val="en-US"/>
        </w:rPr>
        <w:t>this energy is distributed between waves.</w:t>
      </w:r>
      <w:r w:rsidR="00F228B0" w:rsidRPr="00356E0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D3A30">
        <w:rPr>
          <w:rFonts w:ascii="Times New Roman" w:hAnsi="Times New Roman"/>
          <w:color w:val="000000"/>
          <w:sz w:val="28"/>
          <w:lang w:val="en-US"/>
        </w:rPr>
        <w:t>Considering</w:t>
      </w:r>
      <w:r w:rsidR="00CD3A30" w:rsidRPr="00CD3A3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D3A30">
        <w:rPr>
          <w:rFonts w:ascii="Times New Roman" w:hAnsi="Times New Roman"/>
          <w:color w:val="000000"/>
          <w:sz w:val="28"/>
          <w:lang w:val="en-US"/>
        </w:rPr>
        <w:t>remarks made in chapter 3, formulas for irrational fr</w:t>
      </w:r>
      <w:r w:rsidR="00B3151D">
        <w:rPr>
          <w:rFonts w:ascii="Times New Roman" w:hAnsi="Times New Roman"/>
          <w:color w:val="000000"/>
          <w:sz w:val="28"/>
          <w:lang w:val="en-US"/>
        </w:rPr>
        <w:t>equency</w:t>
      </w:r>
      <w:r w:rsidR="003566A7">
        <w:rPr>
          <w:rFonts w:ascii="Times New Roman" w:hAnsi="Times New Roman"/>
          <w:color w:val="000000"/>
          <w:sz w:val="28"/>
          <w:lang w:val="en-US"/>
        </w:rPr>
        <w:t xml:space="preserve"> ratio may be apparently </w:t>
      </w:r>
      <w:r w:rsidR="00CD3A30">
        <w:rPr>
          <w:rFonts w:ascii="Times New Roman" w:hAnsi="Times New Roman"/>
          <w:color w:val="000000"/>
          <w:sz w:val="28"/>
          <w:lang w:val="en-US"/>
        </w:rPr>
        <w:t>used.</w:t>
      </w:r>
    </w:p>
    <w:p w14:paraId="282C0ED8" w14:textId="77777777" w:rsidR="007E6E40" w:rsidRPr="005E383F" w:rsidRDefault="007E6E40" w:rsidP="007E6E4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CF3DCC">
        <w:rPr>
          <w:rFonts w:ascii="Times New Roman" w:hAnsi="Times New Roman"/>
          <w:color w:val="000000"/>
          <w:sz w:val="28"/>
          <w:lang w:val="en-US"/>
        </w:rPr>
        <w:tab/>
      </w:r>
      <w:r w:rsidR="00CF3DCC">
        <w:rPr>
          <w:rFonts w:ascii="Times New Roman" w:hAnsi="Times New Roman"/>
          <w:color w:val="000000"/>
          <w:sz w:val="28"/>
          <w:lang w:val="en-US"/>
        </w:rPr>
        <w:t xml:space="preserve">We will discuss </w:t>
      </w:r>
      <w:r w:rsidR="00DD34F6">
        <w:rPr>
          <w:rFonts w:ascii="Times New Roman" w:hAnsi="Times New Roman"/>
          <w:color w:val="000000"/>
          <w:sz w:val="28"/>
          <w:lang w:val="en-US"/>
        </w:rPr>
        <w:t>some</w:t>
      </w:r>
      <w:r w:rsidR="00DD34F6" w:rsidRPr="00DD34F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DD34F6">
        <w:rPr>
          <w:rFonts w:ascii="Times New Roman" w:hAnsi="Times New Roman"/>
          <w:color w:val="000000"/>
          <w:sz w:val="28"/>
          <w:lang w:val="en-US"/>
        </w:rPr>
        <w:t>details</w:t>
      </w:r>
      <w:r w:rsidR="00DD34F6" w:rsidRPr="00DD34F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DD34F6">
        <w:rPr>
          <w:rFonts w:ascii="Times New Roman" w:hAnsi="Times New Roman"/>
          <w:color w:val="000000"/>
          <w:sz w:val="28"/>
          <w:lang w:val="en-US"/>
        </w:rPr>
        <w:t>of</w:t>
      </w:r>
      <w:r w:rsidR="00DD34F6" w:rsidRPr="00DD34F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B3151D">
        <w:rPr>
          <w:rFonts w:ascii="Times New Roman" w:hAnsi="Times New Roman"/>
          <w:color w:val="000000"/>
          <w:sz w:val="28"/>
          <w:lang w:val="en-US"/>
        </w:rPr>
        <w:t xml:space="preserve">the </w:t>
      </w:r>
      <w:r w:rsidR="00DD34F6">
        <w:rPr>
          <w:rFonts w:ascii="Times New Roman" w:hAnsi="Times New Roman"/>
          <w:color w:val="000000"/>
          <w:sz w:val="28"/>
          <w:lang w:val="en-US"/>
        </w:rPr>
        <w:t>model</w:t>
      </w:r>
      <w:r w:rsidR="00DD34F6" w:rsidRPr="00DD34F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DD34F6">
        <w:rPr>
          <w:rFonts w:ascii="Times New Roman" w:hAnsi="Times New Roman"/>
          <w:color w:val="000000"/>
          <w:sz w:val="28"/>
          <w:lang w:val="en-US"/>
        </w:rPr>
        <w:t>for</w:t>
      </w:r>
      <w:r w:rsidR="00DD34F6" w:rsidRPr="00DD34F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DD34F6">
        <w:rPr>
          <w:rFonts w:ascii="Times New Roman" w:hAnsi="Times New Roman"/>
          <w:color w:val="000000"/>
          <w:sz w:val="28"/>
          <w:lang w:val="en-US"/>
        </w:rPr>
        <w:t>describing</w:t>
      </w:r>
      <w:r w:rsidR="00DD34F6" w:rsidRPr="00DD34F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DD34F6">
        <w:rPr>
          <w:rFonts w:ascii="Times New Roman" w:hAnsi="Times New Roman"/>
          <w:color w:val="000000"/>
          <w:sz w:val="28"/>
          <w:lang w:val="en-US"/>
        </w:rPr>
        <w:t>the</w:t>
      </w:r>
      <w:r w:rsidR="00DD34F6" w:rsidRPr="00DD34F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DD34F6">
        <w:rPr>
          <w:rFonts w:ascii="Times New Roman" w:hAnsi="Times New Roman"/>
          <w:color w:val="000000"/>
          <w:sz w:val="28"/>
          <w:lang w:val="en-US"/>
        </w:rPr>
        <w:t>interaction</w:t>
      </w:r>
      <w:r w:rsidR="00DD34F6" w:rsidRPr="00DD34F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DD34F6">
        <w:rPr>
          <w:rFonts w:ascii="Times New Roman" w:hAnsi="Times New Roman"/>
          <w:color w:val="000000"/>
          <w:sz w:val="28"/>
          <w:lang w:val="en-US"/>
        </w:rPr>
        <w:t xml:space="preserve">between </w:t>
      </w:r>
      <w:r w:rsidR="00F56F1C">
        <w:rPr>
          <w:rFonts w:ascii="Times New Roman" w:hAnsi="Times New Roman"/>
          <w:color w:val="000000"/>
          <w:sz w:val="28"/>
          <w:lang w:val="en-US"/>
        </w:rPr>
        <w:t>two color</w:t>
      </w:r>
      <w:r w:rsidR="00DD34F6">
        <w:rPr>
          <w:rFonts w:ascii="Times New Roman" w:hAnsi="Times New Roman"/>
          <w:color w:val="000000"/>
          <w:sz w:val="28"/>
          <w:lang w:val="en-US"/>
        </w:rPr>
        <w:t xml:space="preserve"> laser pulse</w:t>
      </w:r>
      <w:r w:rsidR="00B3151D">
        <w:rPr>
          <w:rFonts w:ascii="Times New Roman" w:hAnsi="Times New Roman"/>
          <w:color w:val="000000"/>
          <w:sz w:val="28"/>
          <w:lang w:val="en-US"/>
        </w:rPr>
        <w:t>s</w:t>
      </w:r>
      <w:r w:rsidR="00DD34F6">
        <w:rPr>
          <w:rFonts w:ascii="Times New Roman" w:hAnsi="Times New Roman"/>
          <w:color w:val="000000"/>
          <w:sz w:val="28"/>
          <w:lang w:val="en-US"/>
        </w:rPr>
        <w:t xml:space="preserve"> with glasses.</w:t>
      </w:r>
      <w:r w:rsidR="00CF3DCC">
        <w:rPr>
          <w:rFonts w:ascii="Times New Roman" w:hAnsi="Times New Roman"/>
          <w:color w:val="000000"/>
          <w:sz w:val="28"/>
          <w:lang w:val="en-US"/>
        </w:rPr>
        <w:t xml:space="preserve"> For </w:t>
      </w:r>
      <w:r w:rsidR="00B3151D">
        <w:rPr>
          <w:rFonts w:ascii="Times New Roman" w:hAnsi="Times New Roman"/>
          <w:color w:val="000000"/>
          <w:sz w:val="28"/>
          <w:lang w:val="en-US"/>
        </w:rPr>
        <w:t xml:space="preserve">a </w:t>
      </w:r>
      <w:r w:rsidR="00CF3DCC">
        <w:rPr>
          <w:rFonts w:ascii="Times New Roman" w:hAnsi="Times New Roman"/>
          <w:color w:val="000000"/>
          <w:sz w:val="28"/>
          <w:lang w:val="en-US"/>
        </w:rPr>
        <w:t xml:space="preserve">pulse length in </w:t>
      </w:r>
      <w:r w:rsidR="00B3151D">
        <w:rPr>
          <w:rFonts w:ascii="Times New Roman" w:hAnsi="Times New Roman"/>
          <w:color w:val="000000"/>
          <w:sz w:val="28"/>
          <w:lang w:val="en-US"/>
        </w:rPr>
        <w:t xml:space="preserve">the </w:t>
      </w:r>
      <w:r w:rsidR="00CF3DCC">
        <w:rPr>
          <w:rFonts w:ascii="Times New Roman" w:hAnsi="Times New Roman"/>
          <w:color w:val="000000"/>
          <w:sz w:val="28"/>
          <w:lang w:val="en-US"/>
        </w:rPr>
        <w:t>order of tens of femtoseconds it is suitable to use complex amplitudes to represent electric field</w:t>
      </w:r>
      <w:r w:rsidR="00CF3DCC" w:rsidRPr="00CF3DCC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CF3DCC">
        <w:rPr>
          <w:rFonts w:ascii="Times New Roman" w:hAnsi="Times New Roman"/>
          <w:color w:val="000000"/>
          <w:sz w:val="28"/>
          <w:lang w:val="en-US"/>
        </w:rPr>
        <w:t>current and other quantities. For</w:t>
      </w:r>
      <w:r w:rsidR="00CF3DCC" w:rsidRPr="00CF3D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3DCC">
        <w:rPr>
          <w:rFonts w:ascii="Times New Roman" w:hAnsi="Times New Roman"/>
          <w:color w:val="000000"/>
          <w:sz w:val="28"/>
          <w:lang w:val="en-US"/>
        </w:rPr>
        <w:t>example</w:t>
      </w:r>
      <w:r w:rsidR="00CF3DCC" w:rsidRPr="00CF3DCC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CF3DCC">
        <w:rPr>
          <w:rFonts w:ascii="Times New Roman" w:hAnsi="Times New Roman"/>
          <w:color w:val="000000"/>
          <w:sz w:val="28"/>
          <w:lang w:val="en-US"/>
        </w:rPr>
        <w:t>real</w:t>
      </w:r>
      <w:r w:rsidR="00CF3DCC" w:rsidRPr="00CF3D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3DCC">
        <w:rPr>
          <w:rFonts w:ascii="Times New Roman" w:hAnsi="Times New Roman"/>
          <w:color w:val="000000"/>
          <w:sz w:val="28"/>
          <w:lang w:val="en-US"/>
        </w:rPr>
        <w:t>electric</w:t>
      </w:r>
      <w:r w:rsidR="00CF3DCC" w:rsidRPr="00CF3D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3DCC">
        <w:rPr>
          <w:rFonts w:ascii="Times New Roman" w:hAnsi="Times New Roman"/>
          <w:color w:val="000000"/>
          <w:sz w:val="28"/>
          <w:lang w:val="en-US"/>
        </w:rPr>
        <w:t>field</w:t>
      </w:r>
      <w:r w:rsidR="00CF3DCC" w:rsidRPr="00CF3D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3DCC">
        <w:rPr>
          <w:rFonts w:ascii="Times New Roman" w:hAnsi="Times New Roman"/>
          <w:color w:val="000000"/>
          <w:sz w:val="28"/>
          <w:lang w:val="en-US"/>
        </w:rPr>
        <w:t>can</w:t>
      </w:r>
      <w:r w:rsidR="00CF3DCC" w:rsidRPr="00CF3D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3DCC">
        <w:rPr>
          <w:rFonts w:ascii="Times New Roman" w:hAnsi="Times New Roman"/>
          <w:color w:val="000000"/>
          <w:sz w:val="28"/>
          <w:lang w:val="en-US"/>
        </w:rPr>
        <w:t>be</w:t>
      </w:r>
      <w:r w:rsidR="00CF3DCC" w:rsidRPr="00CF3D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3DCC">
        <w:rPr>
          <w:rFonts w:ascii="Times New Roman" w:hAnsi="Times New Roman"/>
          <w:color w:val="000000"/>
          <w:sz w:val="28"/>
          <w:lang w:val="en-US"/>
        </w:rPr>
        <w:t>represented</w:t>
      </w:r>
      <w:r w:rsidR="00CF3DCC" w:rsidRPr="00CF3D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3DCC">
        <w:rPr>
          <w:rFonts w:ascii="Times New Roman" w:hAnsi="Times New Roman"/>
          <w:color w:val="000000"/>
          <w:sz w:val="28"/>
          <w:lang w:val="en-US"/>
        </w:rPr>
        <w:t>as</w:t>
      </w:r>
      <w:r w:rsidRPr="00CF3DC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0B601C">
        <w:rPr>
          <w:rFonts w:ascii="Times New Roman" w:hAnsi="Times New Roman"/>
          <w:color w:val="000000"/>
          <w:position w:val="-4"/>
          <w:sz w:val="28"/>
        </w:rPr>
        <w:object w:dxaOrig="180" w:dyaOrig="279" w14:anchorId="1874C7E0">
          <v:shape id="_x0000_i1408" type="#_x0000_t75" style="width:9pt;height:13.5pt" o:ole="">
            <v:imagedata r:id="rId712" o:title=""/>
          </v:shape>
          <o:OLEObject Type="Embed" ProgID="Equation.DSMT4" ShapeID="_x0000_i1408" DrawAspect="Content" ObjectID="_1611678934" r:id="rId713"/>
        </w:object>
      </w:r>
      <w:r w:rsidRPr="000B601C">
        <w:rPr>
          <w:rFonts w:ascii="Times New Roman" w:hAnsi="Times New Roman"/>
          <w:position w:val="-30"/>
          <w:sz w:val="28"/>
          <w:szCs w:val="28"/>
        </w:rPr>
        <w:object w:dxaOrig="2480" w:dyaOrig="580" w14:anchorId="5324970B">
          <v:shape id="_x0000_i1409" type="#_x0000_t75" style="width:124.5pt;height:28.5pt" o:ole="">
            <v:imagedata r:id="rId714" o:title=""/>
          </v:shape>
          <o:OLEObject Type="Embed" ProgID="Equation.DSMT4" ShapeID="_x0000_i1409" DrawAspect="Content" ObjectID="_1611678935" r:id="rId715"/>
        </w:object>
      </w:r>
      <w:r w:rsidRPr="00CF3DCC">
        <w:rPr>
          <w:rFonts w:ascii="Times New Roman" w:hAnsi="Times New Roman"/>
          <w:sz w:val="28"/>
          <w:szCs w:val="28"/>
          <w:lang w:val="en-US"/>
        </w:rPr>
        <w:t xml:space="preserve"> (</w:t>
      </w:r>
      <w:r w:rsidRPr="00D21222">
        <w:rPr>
          <w:rFonts w:ascii="Times New Roman" w:hAnsi="Times New Roman"/>
          <w:position w:val="-6"/>
          <w:sz w:val="28"/>
          <w:szCs w:val="28"/>
        </w:rPr>
        <w:object w:dxaOrig="240" w:dyaOrig="220" w14:anchorId="3DC36374">
          <v:shape id="_x0000_i1410" type="#_x0000_t75" style="width:12pt;height:10.5pt" o:ole="">
            <v:imagedata r:id="rId716" o:title=""/>
          </v:shape>
          <o:OLEObject Type="Embed" ProgID="Equation.DSMT4" ShapeID="_x0000_i1410" DrawAspect="Content" ObjectID="_1611678936" r:id="rId717"/>
        </w:object>
      </w:r>
      <w:r w:rsidRPr="00CF3DC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F3DCC">
        <w:rPr>
          <w:rFonts w:ascii="Times New Roman" w:hAnsi="Times New Roman"/>
          <w:sz w:val="28"/>
          <w:szCs w:val="28"/>
          <w:lang w:val="en-US"/>
        </w:rPr>
        <w:t>is number of a wave in pulse</w:t>
      </w:r>
      <w:r w:rsidR="00327B84">
        <w:rPr>
          <w:rFonts w:ascii="Times New Roman" w:hAnsi="Times New Roman"/>
          <w:sz w:val="28"/>
          <w:szCs w:val="28"/>
          <w:lang w:val="en-US"/>
        </w:rPr>
        <w:t>). This</w:t>
      </w:r>
      <w:r w:rsidR="00327B84" w:rsidRPr="00327B8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27B84">
        <w:rPr>
          <w:rFonts w:ascii="Times New Roman" w:hAnsi="Times New Roman"/>
          <w:sz w:val="28"/>
          <w:szCs w:val="28"/>
          <w:lang w:val="en-US"/>
        </w:rPr>
        <w:t>representation</w:t>
      </w:r>
      <w:r w:rsidR="00327B84" w:rsidRPr="00327B8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27B84">
        <w:rPr>
          <w:rFonts w:ascii="Times New Roman" w:hAnsi="Times New Roman"/>
          <w:sz w:val="28"/>
          <w:szCs w:val="28"/>
          <w:lang w:val="en-US"/>
        </w:rPr>
        <w:t>is</w:t>
      </w:r>
      <w:r w:rsidR="00327B84" w:rsidRPr="00327B8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27B84">
        <w:rPr>
          <w:rFonts w:ascii="Times New Roman" w:hAnsi="Times New Roman"/>
          <w:sz w:val="28"/>
          <w:szCs w:val="28"/>
          <w:lang w:val="en-US"/>
        </w:rPr>
        <w:t>necessary</w:t>
      </w:r>
      <w:r w:rsidR="00327B84" w:rsidRPr="00327B84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327B84">
        <w:rPr>
          <w:rFonts w:ascii="Times New Roman" w:hAnsi="Times New Roman"/>
          <w:sz w:val="28"/>
          <w:szCs w:val="28"/>
          <w:lang w:val="en-US"/>
        </w:rPr>
        <w:t>since</w:t>
      </w:r>
      <w:r w:rsidR="00327B84" w:rsidRPr="00327B8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27B84">
        <w:rPr>
          <w:rFonts w:ascii="Times New Roman" w:hAnsi="Times New Roman"/>
          <w:sz w:val="28"/>
          <w:szCs w:val="28"/>
          <w:lang w:val="en-US"/>
        </w:rPr>
        <w:t>in many</w:t>
      </w:r>
      <w:r w:rsidR="00327B84" w:rsidRPr="00327B8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27B84">
        <w:rPr>
          <w:rFonts w:ascii="Times New Roman" w:hAnsi="Times New Roman"/>
          <w:sz w:val="28"/>
          <w:szCs w:val="28"/>
          <w:lang w:val="en-US"/>
        </w:rPr>
        <w:t>formulas</w:t>
      </w:r>
      <w:r w:rsidR="00327B84" w:rsidRPr="00327B8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27B84">
        <w:rPr>
          <w:rFonts w:ascii="Times New Roman" w:hAnsi="Times New Roman"/>
          <w:sz w:val="28"/>
          <w:szCs w:val="28"/>
          <w:lang w:val="en-US"/>
        </w:rPr>
        <w:t>of</w:t>
      </w:r>
      <w:r w:rsidR="00327B84" w:rsidRPr="00327B8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27B84">
        <w:rPr>
          <w:rFonts w:ascii="Times New Roman" w:hAnsi="Times New Roman"/>
          <w:sz w:val="28"/>
          <w:szCs w:val="28"/>
          <w:lang w:val="en-US"/>
        </w:rPr>
        <w:t>the</w:t>
      </w:r>
      <w:r w:rsidR="00327B84" w:rsidRPr="00327B8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27B84">
        <w:rPr>
          <w:rFonts w:ascii="Times New Roman" w:hAnsi="Times New Roman"/>
          <w:sz w:val="28"/>
          <w:szCs w:val="28"/>
          <w:lang w:val="en-US"/>
        </w:rPr>
        <w:t>model</w:t>
      </w:r>
      <w:r w:rsidR="00327B84" w:rsidRPr="00327B84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327B84">
        <w:rPr>
          <w:rFonts w:ascii="Times New Roman" w:hAnsi="Times New Roman"/>
          <w:sz w:val="28"/>
          <w:szCs w:val="28"/>
          <w:lang w:val="en-US"/>
        </w:rPr>
        <w:t>for</w:t>
      </w:r>
      <w:r w:rsidR="00327B84" w:rsidRPr="00327B8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27B84">
        <w:rPr>
          <w:rFonts w:ascii="Times New Roman" w:hAnsi="Times New Roman"/>
          <w:sz w:val="28"/>
          <w:szCs w:val="28"/>
          <w:lang w:val="en-US"/>
        </w:rPr>
        <w:t>example</w:t>
      </w:r>
      <w:r w:rsidR="00327B84" w:rsidRPr="00327B84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327B84">
        <w:rPr>
          <w:rFonts w:ascii="Times New Roman" w:hAnsi="Times New Roman"/>
          <w:sz w:val="28"/>
          <w:szCs w:val="28"/>
          <w:lang w:val="en-US"/>
        </w:rPr>
        <w:t>for Kerr effect</w:t>
      </w:r>
      <w:r w:rsidR="00327B84" w:rsidRPr="00327B84">
        <w:rPr>
          <w:rFonts w:ascii="Times New Roman" w:hAnsi="Times New Roman"/>
          <w:sz w:val="28"/>
          <w:szCs w:val="28"/>
          <w:lang w:val="en-US"/>
        </w:rPr>
        <w:t xml:space="preserve">) </w:t>
      </w:r>
      <w:r w:rsidR="00327B84">
        <w:rPr>
          <w:rFonts w:ascii="Times New Roman" w:hAnsi="Times New Roman"/>
          <w:sz w:val="28"/>
          <w:szCs w:val="28"/>
          <w:lang w:val="en-US"/>
        </w:rPr>
        <w:t>the complex amplitudes are used. Additionally</w:t>
      </w:r>
      <w:r w:rsidR="00327B84" w:rsidRPr="00490BA2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490BA2">
        <w:rPr>
          <w:rFonts w:ascii="Times New Roman" w:hAnsi="Times New Roman"/>
          <w:sz w:val="28"/>
          <w:szCs w:val="28"/>
          <w:lang w:val="en-US"/>
        </w:rPr>
        <w:t>it</w:t>
      </w:r>
      <w:r w:rsidR="00490BA2" w:rsidRPr="00490BA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90BA2">
        <w:rPr>
          <w:rFonts w:ascii="Times New Roman" w:hAnsi="Times New Roman"/>
          <w:sz w:val="28"/>
          <w:szCs w:val="28"/>
          <w:lang w:val="en-US"/>
        </w:rPr>
        <w:t>simplifies</w:t>
      </w:r>
      <w:r w:rsidR="00490BA2" w:rsidRPr="00490BA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90BA2">
        <w:rPr>
          <w:rFonts w:ascii="Times New Roman" w:hAnsi="Times New Roman"/>
          <w:sz w:val="28"/>
          <w:szCs w:val="28"/>
          <w:lang w:val="en-US"/>
        </w:rPr>
        <w:t>the</w:t>
      </w:r>
      <w:r w:rsidR="00490BA2" w:rsidRPr="00490BA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90BA2">
        <w:rPr>
          <w:rFonts w:ascii="Times New Roman" w:hAnsi="Times New Roman"/>
          <w:sz w:val="28"/>
          <w:szCs w:val="28"/>
          <w:lang w:val="en-US"/>
        </w:rPr>
        <w:t>problem</w:t>
      </w:r>
      <w:r w:rsidR="00490BA2" w:rsidRPr="00490BA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90BA2">
        <w:rPr>
          <w:rFonts w:ascii="Times New Roman" w:hAnsi="Times New Roman"/>
          <w:sz w:val="28"/>
          <w:szCs w:val="28"/>
          <w:lang w:val="en-US"/>
        </w:rPr>
        <w:t>of</w:t>
      </w:r>
      <w:r w:rsidR="00490BA2" w:rsidRPr="00490BA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90BA2">
        <w:rPr>
          <w:rFonts w:ascii="Times New Roman" w:hAnsi="Times New Roman"/>
          <w:sz w:val="28"/>
          <w:szCs w:val="28"/>
          <w:lang w:val="cs-CZ"/>
        </w:rPr>
        <w:t>numerical equation</w:t>
      </w:r>
      <w:r w:rsidR="00DF2B76">
        <w:rPr>
          <w:rFonts w:ascii="Times New Roman" w:hAnsi="Times New Roman"/>
          <w:sz w:val="28"/>
          <w:szCs w:val="28"/>
          <w:lang w:val="cs-CZ"/>
        </w:rPr>
        <w:t xml:space="preserve"> solving</w:t>
      </w:r>
      <w:r w:rsidR="00490BA2">
        <w:rPr>
          <w:rFonts w:ascii="Times New Roman" w:hAnsi="Times New Roman"/>
          <w:sz w:val="28"/>
          <w:szCs w:val="28"/>
          <w:lang w:val="cs-CZ"/>
        </w:rPr>
        <w:t xml:space="preserve">, since time of </w:t>
      </w:r>
      <w:r w:rsidRPr="0073021D">
        <w:rPr>
          <w:rFonts w:ascii="Times New Roman" w:hAnsi="Times New Roman"/>
          <w:position w:val="-12"/>
          <w:sz w:val="28"/>
          <w:szCs w:val="28"/>
        </w:rPr>
        <w:object w:dxaOrig="320" w:dyaOrig="360" w14:anchorId="0BCB268C">
          <v:shape id="_x0000_i1411" type="#_x0000_t75" style="width:16.5pt;height:18pt" o:ole="">
            <v:imagedata r:id="rId718" o:title=""/>
          </v:shape>
          <o:OLEObject Type="Embed" ProgID="Equation.DSMT4" ShapeID="_x0000_i1411" DrawAspect="Content" ObjectID="_1611678937" r:id="rId719"/>
        </w:object>
      </w:r>
      <w:r w:rsidRPr="00490BA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490BA2">
        <w:rPr>
          <w:rFonts w:ascii="Times New Roman" w:hAnsi="Times New Roman"/>
          <w:sz w:val="28"/>
          <w:szCs w:val="28"/>
          <w:lang w:val="en-US"/>
        </w:rPr>
        <w:t>change is significa</w:t>
      </w:r>
      <w:r w:rsidR="00DF2B76">
        <w:rPr>
          <w:rFonts w:ascii="Times New Roman" w:hAnsi="Times New Roman"/>
          <w:sz w:val="28"/>
          <w:szCs w:val="28"/>
          <w:lang w:val="en-US"/>
        </w:rPr>
        <w:t>nt</w:t>
      </w:r>
      <w:r w:rsidR="00490BA2">
        <w:rPr>
          <w:rFonts w:ascii="Times New Roman" w:hAnsi="Times New Roman"/>
          <w:sz w:val="28"/>
          <w:szCs w:val="28"/>
          <w:lang w:val="en-US"/>
        </w:rPr>
        <w:t xml:space="preserve">ly </w:t>
      </w:r>
      <w:r w:rsidR="00DF2B76">
        <w:rPr>
          <w:rFonts w:ascii="Times New Roman" w:hAnsi="Times New Roman"/>
          <w:sz w:val="28"/>
          <w:szCs w:val="28"/>
          <w:lang w:val="en-US"/>
        </w:rPr>
        <w:t>longer then</w:t>
      </w:r>
      <w:r w:rsidRPr="00490BA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3021D">
        <w:rPr>
          <w:rFonts w:ascii="Times New Roman" w:hAnsi="Times New Roman"/>
          <w:position w:val="-12"/>
          <w:sz w:val="28"/>
          <w:szCs w:val="28"/>
        </w:rPr>
        <w:object w:dxaOrig="380" w:dyaOrig="380" w14:anchorId="0B926E54">
          <v:shape id="_x0000_i1412" type="#_x0000_t75" style="width:19.5pt;height:19.5pt" o:ole="">
            <v:imagedata r:id="rId720" o:title=""/>
          </v:shape>
          <o:OLEObject Type="Embed" ProgID="Equation.DSMT4" ShapeID="_x0000_i1412" DrawAspect="Content" ObjectID="_1611678938" r:id="rId721"/>
        </w:object>
      </w:r>
      <w:r w:rsidR="00DF2B76" w:rsidRPr="00DF2B76">
        <w:rPr>
          <w:rFonts w:ascii="Times New Roman" w:hAnsi="Times New Roman"/>
          <w:sz w:val="28"/>
          <w:szCs w:val="28"/>
          <w:lang w:val="en-US"/>
        </w:rPr>
        <w:t>.</w:t>
      </w:r>
      <w:r w:rsidRPr="00490BA2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E383F">
        <w:rPr>
          <w:rFonts w:ascii="Times New Roman" w:hAnsi="Times New Roman"/>
          <w:sz w:val="28"/>
          <w:szCs w:val="28"/>
          <w:lang w:val="en-US"/>
        </w:rPr>
        <w:t>Maxwell</w:t>
      </w:r>
      <w:r w:rsidR="005E383F" w:rsidRPr="005E383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E383F">
        <w:rPr>
          <w:rFonts w:ascii="Times New Roman" w:hAnsi="Times New Roman"/>
          <w:sz w:val="28"/>
          <w:szCs w:val="28"/>
          <w:lang w:val="en-US"/>
        </w:rPr>
        <w:t>equation</w:t>
      </w:r>
      <w:r w:rsidR="005E383F" w:rsidRPr="005E383F">
        <w:rPr>
          <w:rFonts w:ascii="Times New Roman" w:hAnsi="Times New Roman"/>
          <w:sz w:val="28"/>
          <w:szCs w:val="28"/>
          <w:lang w:val="en-US"/>
        </w:rPr>
        <w:t xml:space="preserve"> (</w:t>
      </w:r>
      <w:r w:rsidR="005E383F">
        <w:rPr>
          <w:rFonts w:ascii="Times New Roman" w:hAnsi="Times New Roman"/>
          <w:sz w:val="28"/>
          <w:szCs w:val="28"/>
          <w:lang w:val="en-US"/>
        </w:rPr>
        <w:t>in</w:t>
      </w:r>
      <w:r w:rsidR="005E383F" w:rsidRPr="005E383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E383F">
        <w:rPr>
          <w:rFonts w:ascii="Times New Roman" w:hAnsi="Times New Roman"/>
          <w:sz w:val="28"/>
          <w:szCs w:val="28"/>
          <w:lang w:val="en-US"/>
        </w:rPr>
        <w:t>CGS</w:t>
      </w:r>
      <w:r w:rsidR="005E383F" w:rsidRPr="005E383F">
        <w:rPr>
          <w:rFonts w:ascii="Times New Roman" w:hAnsi="Times New Roman"/>
          <w:sz w:val="28"/>
          <w:szCs w:val="28"/>
          <w:lang w:val="en-US"/>
        </w:rPr>
        <w:t>)</w:t>
      </w:r>
      <w:r w:rsidR="005E383F">
        <w:rPr>
          <w:rFonts w:ascii="Times New Roman" w:hAnsi="Times New Roman"/>
          <w:sz w:val="28"/>
          <w:szCs w:val="28"/>
          <w:lang w:val="en-US"/>
        </w:rPr>
        <w:t xml:space="preserve"> for electric field will be as follows:</w:t>
      </w:r>
    </w:p>
    <w:p w14:paraId="3D423E20" w14:textId="77777777" w:rsidR="007E6E40" w:rsidRPr="00C02344" w:rsidRDefault="007E6E40" w:rsidP="007E6E40">
      <w:pPr>
        <w:spacing w:line="240" w:lineRule="auto"/>
        <w:jc w:val="right"/>
        <w:rPr>
          <w:rFonts w:ascii="Times New Roman" w:hAnsi="Times New Roman"/>
          <w:sz w:val="28"/>
          <w:lang w:val="en-US"/>
        </w:rPr>
      </w:pPr>
      <w:r w:rsidRPr="00FF3DCE">
        <w:rPr>
          <w:rFonts w:ascii="Times New Roman" w:hAnsi="Times New Roman"/>
          <w:position w:val="-30"/>
          <w:sz w:val="28"/>
        </w:rPr>
        <w:object w:dxaOrig="5020" w:dyaOrig="680" w14:anchorId="0B9F391A">
          <v:shape id="_x0000_i1413" type="#_x0000_t75" style="width:250.5pt;height:34.5pt" o:ole="">
            <v:imagedata r:id="rId722" o:title=""/>
          </v:shape>
          <o:OLEObject Type="Embed" ProgID="Equation.DSMT4" ShapeID="_x0000_i1413" DrawAspect="Content" ObjectID="_1611678939" r:id="rId723"/>
        </w:object>
      </w:r>
      <w:r w:rsidRPr="00C02344">
        <w:rPr>
          <w:rFonts w:ascii="Times New Roman" w:hAnsi="Times New Roman"/>
          <w:sz w:val="28"/>
          <w:lang w:val="en-US"/>
        </w:rPr>
        <w:t xml:space="preserve">                       (18)</w:t>
      </w:r>
    </w:p>
    <w:p w14:paraId="31561A4F" w14:textId="77777777" w:rsidR="007E6E40" w:rsidRPr="00C02344" w:rsidRDefault="005D48D4" w:rsidP="007E6E40">
      <w:pPr>
        <w:spacing w:line="240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lang w:val="en-US"/>
        </w:rPr>
        <w:t>Where</w:t>
      </w:r>
      <w:r w:rsidR="007E6E40" w:rsidRPr="005D48D4">
        <w:rPr>
          <w:rFonts w:ascii="Times New Roman" w:hAnsi="Times New Roman"/>
          <w:sz w:val="28"/>
          <w:lang w:val="en-US"/>
        </w:rPr>
        <w:t xml:space="preserve"> </w:t>
      </w:r>
      <w:r w:rsidR="007E6E40" w:rsidRPr="00322A38">
        <w:rPr>
          <w:rFonts w:ascii="Times New Roman" w:hAnsi="Times New Roman"/>
          <w:position w:val="-12"/>
          <w:sz w:val="28"/>
        </w:rPr>
        <w:object w:dxaOrig="360" w:dyaOrig="360" w14:anchorId="765E50D7">
          <v:shape id="_x0000_i1414" type="#_x0000_t75" style="width:18pt;height:18pt" o:ole="">
            <v:imagedata r:id="rId724" o:title=""/>
          </v:shape>
          <o:OLEObject Type="Embed" ProgID="Equation.DSMT4" ShapeID="_x0000_i1414" DrawAspect="Content" ObjectID="_1611678940" r:id="rId725"/>
        </w:object>
      </w:r>
      <w:r w:rsidR="007E6E40" w:rsidRPr="005D48D4">
        <w:rPr>
          <w:rFonts w:ascii="Times New Roman" w:hAnsi="Times New Roman"/>
          <w:sz w:val="28"/>
          <w:lang w:val="en-US"/>
        </w:rPr>
        <w:t xml:space="preserve">, </w:t>
      </w:r>
      <w:r w:rsidR="007E6E40" w:rsidRPr="00322A38">
        <w:rPr>
          <w:rFonts w:ascii="Times New Roman" w:hAnsi="Times New Roman"/>
          <w:position w:val="-12"/>
          <w:sz w:val="28"/>
        </w:rPr>
        <w:object w:dxaOrig="320" w:dyaOrig="360" w14:anchorId="1B50435D">
          <v:shape id="_x0000_i1415" type="#_x0000_t75" style="width:16.5pt;height:18pt" o:ole="">
            <v:imagedata r:id="rId726" o:title=""/>
          </v:shape>
          <o:OLEObject Type="Embed" ProgID="Equation.DSMT4" ShapeID="_x0000_i1415" DrawAspect="Content" ObjectID="_1611678941" r:id="rId727"/>
        </w:object>
      </w:r>
      <w:r w:rsidRPr="005D48D4">
        <w:rPr>
          <w:rFonts w:ascii="Times New Roman" w:hAnsi="Times New Roman"/>
          <w:sz w:val="28"/>
          <w:lang w:val="en-US"/>
        </w:rPr>
        <w:t xml:space="preserve"> and </w:t>
      </w:r>
      <w:r w:rsidR="007E6E40" w:rsidRPr="00322A38">
        <w:rPr>
          <w:rFonts w:ascii="Times New Roman" w:hAnsi="Times New Roman"/>
          <w:position w:val="-12"/>
          <w:sz w:val="28"/>
        </w:rPr>
        <w:object w:dxaOrig="340" w:dyaOrig="360" w14:anchorId="713518FB">
          <v:shape id="_x0000_i1416" type="#_x0000_t75" style="width:16.5pt;height:18pt" o:ole="">
            <v:imagedata r:id="rId728" o:title=""/>
          </v:shape>
          <o:OLEObject Type="Embed" ProgID="Equation.DSMT4" ShapeID="_x0000_i1416" DrawAspect="Content" ObjectID="_1611678942" r:id="rId729"/>
        </w:object>
      </w:r>
      <w:r w:rsidRPr="005D48D4">
        <w:rPr>
          <w:rFonts w:ascii="Times New Roman" w:hAnsi="Times New Roman"/>
          <w:sz w:val="28"/>
          <w:lang w:val="en-US"/>
        </w:rPr>
        <w:t xml:space="preserve"> are complex amplitudes of induction vector, speed of free electrons and  magnetic field</w:t>
      </w:r>
      <w:r w:rsidR="007E6E40" w:rsidRPr="005D48D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respectively</w:t>
      </w:r>
      <w:r w:rsidRPr="005D48D4">
        <w:rPr>
          <w:rFonts w:ascii="Times New Roman" w:hAnsi="Times New Roman"/>
          <w:sz w:val="28"/>
          <w:lang w:val="en-US"/>
        </w:rPr>
        <w:t xml:space="preserve">, </w:t>
      </w:r>
      <w:r w:rsidR="007E6E40" w:rsidRPr="00D31F99">
        <w:rPr>
          <w:rFonts w:ascii="Times New Roman" w:hAnsi="Times New Roman"/>
          <w:position w:val="-10"/>
          <w:sz w:val="28"/>
          <w:szCs w:val="28"/>
        </w:rPr>
        <w:object w:dxaOrig="240" w:dyaOrig="260" w14:anchorId="1D0C38FE">
          <v:shape id="_x0000_i1417" type="#_x0000_t75" style="width:12pt;height:13.5pt" o:ole="">
            <v:imagedata r:id="rId730" o:title=""/>
          </v:shape>
          <o:OLEObject Type="Embed" ProgID="Equation.DSMT4" ShapeID="_x0000_i1417" DrawAspect="Content" ObjectID="_1611678943" r:id="rId731"/>
        </w:object>
      </w:r>
      <w:r w:rsidRPr="005D48D4">
        <w:rPr>
          <w:rFonts w:ascii="Times New Roman" w:hAnsi="Times New Roman"/>
          <w:sz w:val="28"/>
          <w:szCs w:val="28"/>
          <w:lang w:val="en-US"/>
        </w:rPr>
        <w:t xml:space="preserve"> is a density of free electron plasma,</w:t>
      </w:r>
      <w:r w:rsidR="007E6E40" w:rsidRPr="005D48D4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E6E40" w:rsidRPr="00952A76">
        <w:rPr>
          <w:rFonts w:ascii="Times New Roman" w:hAnsi="Times New Roman"/>
          <w:position w:val="-6"/>
          <w:sz w:val="28"/>
          <w:szCs w:val="28"/>
        </w:rPr>
        <w:object w:dxaOrig="180" w:dyaOrig="220" w14:anchorId="78F319A6">
          <v:shape id="_x0000_i1418" type="#_x0000_t75" style="width:9pt;height:10.5pt" o:ole="">
            <v:imagedata r:id="rId732" o:title=""/>
          </v:shape>
          <o:OLEObject Type="Embed" ProgID="Equation.DSMT4" ShapeID="_x0000_i1418" DrawAspect="Content" ObjectID="_1611678944" r:id="rId733"/>
        </w:object>
      </w:r>
      <w:r w:rsidRPr="005D48D4">
        <w:rPr>
          <w:rFonts w:ascii="Times New Roman" w:hAnsi="Times New Roman"/>
          <w:sz w:val="28"/>
          <w:szCs w:val="28"/>
          <w:lang w:val="en-US"/>
        </w:rPr>
        <w:t xml:space="preserve"> is an elementary charge</w:t>
      </w:r>
      <w:r w:rsidR="007E6E40" w:rsidRPr="005D48D4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7E6E40" w:rsidRPr="00D31F99">
        <w:rPr>
          <w:rFonts w:ascii="Times New Roman" w:hAnsi="Times New Roman"/>
          <w:position w:val="-12"/>
          <w:sz w:val="28"/>
          <w:szCs w:val="28"/>
        </w:rPr>
        <w:object w:dxaOrig="340" w:dyaOrig="360" w14:anchorId="212BEA0C">
          <v:shape id="_x0000_i1419" type="#_x0000_t75" style="width:16.5pt;height:18pt" o:ole="">
            <v:imagedata r:id="rId734" o:title=""/>
          </v:shape>
          <o:OLEObject Type="Embed" ProgID="Equation.DSMT4" ShapeID="_x0000_i1419" DrawAspect="Content" ObjectID="_1611678945" r:id="rId735"/>
        </w:object>
      </w:r>
      <w:r>
        <w:rPr>
          <w:rFonts w:ascii="Times New Roman" w:hAnsi="Times New Roman"/>
          <w:sz w:val="28"/>
          <w:szCs w:val="28"/>
          <w:lang w:val="en-US"/>
        </w:rPr>
        <w:t xml:space="preserve"> is energy absorbed during photoionization</w:t>
      </w:r>
      <w:r w:rsidR="007E6E40" w:rsidRPr="005D48D4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7E6E40" w:rsidRPr="007F7593">
        <w:rPr>
          <w:rFonts w:ascii="Times New Roman" w:hAnsi="Times New Roman"/>
          <w:position w:val="-6"/>
          <w:sz w:val="28"/>
          <w:szCs w:val="28"/>
        </w:rPr>
        <w:object w:dxaOrig="240" w:dyaOrig="220" w14:anchorId="2CBE81D6">
          <v:shape id="_x0000_i1420" type="#_x0000_t75" style="width:12pt;height:10.5pt" o:ole="">
            <v:imagedata r:id="rId736" o:title=""/>
          </v:shape>
          <o:OLEObject Type="Embed" ProgID="Equation.DSMT4" ShapeID="_x0000_i1420" DrawAspect="Content" ObjectID="_1611678946" r:id="rId737"/>
        </w:object>
      </w:r>
      <w:r>
        <w:rPr>
          <w:rFonts w:ascii="Times New Roman" w:hAnsi="Times New Roman"/>
          <w:sz w:val="28"/>
          <w:szCs w:val="28"/>
          <w:lang w:val="en-US"/>
        </w:rPr>
        <w:t xml:space="preserve"> is number of wave in the pulse. For</w:t>
      </w:r>
      <w:r w:rsidRPr="00C0234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the</w:t>
      </w:r>
      <w:r w:rsidRPr="00C0234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electron</w:t>
      </w:r>
      <w:r w:rsidRPr="00C0234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velocity</w:t>
      </w:r>
      <w:r w:rsidRPr="00C0234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and</w:t>
      </w:r>
      <w:r w:rsidRPr="00C02344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density following equations are used:</w:t>
      </w:r>
      <w:r w:rsidRPr="00C02344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4F3C0384" w14:textId="77777777" w:rsidR="007E6E40" w:rsidRPr="00C02344" w:rsidRDefault="007E6E40" w:rsidP="007E6E40">
      <w:pPr>
        <w:spacing w:line="240" w:lineRule="auto"/>
        <w:jc w:val="right"/>
        <w:rPr>
          <w:rFonts w:ascii="Times New Roman" w:hAnsi="Times New Roman"/>
          <w:sz w:val="28"/>
          <w:szCs w:val="28"/>
          <w:lang w:val="en-US"/>
        </w:rPr>
      </w:pPr>
      <w:r w:rsidRPr="00D31F99">
        <w:rPr>
          <w:rFonts w:ascii="Times New Roman" w:hAnsi="Times New Roman"/>
          <w:position w:val="-30"/>
          <w:sz w:val="28"/>
          <w:szCs w:val="28"/>
        </w:rPr>
        <w:object w:dxaOrig="3640" w:dyaOrig="680" w14:anchorId="2387C06B">
          <v:shape id="_x0000_i1421" type="#_x0000_t75" style="width:181.5pt;height:34.5pt" o:ole="">
            <v:imagedata r:id="rId738" o:title=""/>
          </v:shape>
          <o:OLEObject Type="Embed" ProgID="Equation.DSMT4" ShapeID="_x0000_i1421" DrawAspect="Content" ObjectID="_1611678947" r:id="rId739"/>
        </w:object>
      </w:r>
      <w:r w:rsidRPr="00C02344">
        <w:rPr>
          <w:rFonts w:ascii="Times New Roman" w:hAnsi="Times New Roman"/>
          <w:sz w:val="28"/>
          <w:szCs w:val="28"/>
          <w:lang w:val="en-US"/>
        </w:rPr>
        <w:t xml:space="preserve">                                     (19)</w:t>
      </w:r>
    </w:p>
    <w:p w14:paraId="4C5FCF58" w14:textId="77777777" w:rsidR="007E6E40" w:rsidRPr="00C02344" w:rsidRDefault="007E6E40" w:rsidP="007E6E40">
      <w:pPr>
        <w:spacing w:line="240" w:lineRule="auto"/>
        <w:jc w:val="right"/>
        <w:rPr>
          <w:rFonts w:ascii="Times New Roman" w:hAnsi="Times New Roman"/>
          <w:sz w:val="28"/>
          <w:szCs w:val="28"/>
          <w:lang w:val="en-US"/>
        </w:rPr>
      </w:pPr>
      <w:r w:rsidRPr="00053DD6">
        <w:rPr>
          <w:rFonts w:ascii="Times New Roman" w:hAnsi="Times New Roman"/>
          <w:position w:val="-12"/>
          <w:sz w:val="28"/>
          <w:szCs w:val="28"/>
        </w:rPr>
        <w:object w:dxaOrig="1740" w:dyaOrig="360" w14:anchorId="29ED7BE6">
          <v:shape id="_x0000_i1422" type="#_x0000_t75" style="width:87pt;height:18pt" o:ole="">
            <v:imagedata r:id="rId740" o:title=""/>
          </v:shape>
          <o:OLEObject Type="Embed" ProgID="Equation.DSMT4" ShapeID="_x0000_i1422" DrawAspect="Content" ObjectID="_1611678948" r:id="rId741"/>
        </w:object>
      </w:r>
      <w:r w:rsidRPr="00C02344">
        <w:rPr>
          <w:rFonts w:ascii="Times New Roman" w:hAnsi="Times New Roman"/>
          <w:sz w:val="28"/>
          <w:szCs w:val="28"/>
          <w:lang w:val="en-US"/>
        </w:rPr>
        <w:t xml:space="preserve">                                                 (20)</w:t>
      </w:r>
    </w:p>
    <w:p w14:paraId="12A24E7E" w14:textId="77777777" w:rsidR="007E6E40" w:rsidRPr="00CF5C21" w:rsidRDefault="008A5FAD" w:rsidP="007E6E40">
      <w:pPr>
        <w:spacing w:line="24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Where</w:t>
      </w:r>
      <w:r w:rsidR="007E6E40" w:rsidRPr="0010205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E6E40" w:rsidRPr="00952A76">
        <w:rPr>
          <w:rFonts w:ascii="Times New Roman" w:hAnsi="Times New Roman"/>
          <w:position w:val="-12"/>
          <w:sz w:val="28"/>
          <w:szCs w:val="28"/>
        </w:rPr>
        <w:object w:dxaOrig="300" w:dyaOrig="360" w14:anchorId="16B6F4C8">
          <v:shape id="_x0000_i1423" type="#_x0000_t75" style="width:15pt;height:18pt" o:ole="">
            <v:imagedata r:id="rId742" o:title=""/>
          </v:shape>
          <o:OLEObject Type="Embed" ProgID="Equation.DSMT4" ShapeID="_x0000_i1423" DrawAspect="Content" ObjectID="_1611678949" r:id="rId743"/>
        </w:object>
      </w:r>
      <w:r w:rsidRPr="0010205C">
        <w:rPr>
          <w:rFonts w:ascii="Times New Roman" w:hAnsi="Times New Roman"/>
          <w:sz w:val="28"/>
          <w:szCs w:val="28"/>
          <w:lang w:val="en-US"/>
        </w:rPr>
        <w:t xml:space="preserve"> is a mass of free electron,</w:t>
      </w:r>
      <w:r w:rsidR="007E6E40" w:rsidRPr="0010205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E6E40" w:rsidRPr="00952A76">
        <w:rPr>
          <w:rFonts w:ascii="Times New Roman" w:hAnsi="Times New Roman"/>
          <w:position w:val="-12"/>
          <w:sz w:val="28"/>
          <w:szCs w:val="28"/>
        </w:rPr>
        <w:object w:dxaOrig="240" w:dyaOrig="360" w14:anchorId="03D9686A">
          <v:shape id="_x0000_i1424" type="#_x0000_t75" style="width:12pt;height:18pt" o:ole="">
            <v:imagedata r:id="rId744" o:title=""/>
          </v:shape>
          <o:OLEObject Type="Embed" ProgID="Equation.DSMT4" ShapeID="_x0000_i1424" DrawAspect="Content" ObjectID="_1611678950" r:id="rId745"/>
        </w:object>
      </w:r>
      <w:r w:rsidRPr="0010205C">
        <w:rPr>
          <w:rFonts w:ascii="Times New Roman" w:hAnsi="Times New Roman"/>
          <w:sz w:val="28"/>
          <w:szCs w:val="28"/>
          <w:lang w:val="en-US"/>
        </w:rPr>
        <w:t xml:space="preserve"> is the collision time with </w:t>
      </w:r>
      <w:r>
        <w:rPr>
          <w:rFonts w:ascii="Times New Roman" w:hAnsi="Times New Roman"/>
          <w:sz w:val="28"/>
          <w:szCs w:val="28"/>
          <w:lang w:val="en-US"/>
        </w:rPr>
        <w:t>the</w:t>
      </w:r>
      <w:r w:rsidRPr="0010205C">
        <w:rPr>
          <w:rFonts w:ascii="Times New Roman" w:hAnsi="Times New Roman"/>
          <w:sz w:val="28"/>
          <w:szCs w:val="28"/>
          <w:lang w:val="en-US"/>
        </w:rPr>
        <w:t xml:space="preserve"> lattice (</w:t>
      </w:r>
      <w:r>
        <w:rPr>
          <w:rFonts w:ascii="Times New Roman" w:hAnsi="Times New Roman"/>
          <w:sz w:val="28"/>
          <w:szCs w:val="28"/>
          <w:lang w:val="en-US"/>
        </w:rPr>
        <w:t>phonons</w:t>
      </w:r>
      <w:r w:rsidRPr="0010205C">
        <w:rPr>
          <w:rFonts w:ascii="Times New Roman" w:hAnsi="Times New Roman"/>
          <w:sz w:val="28"/>
          <w:szCs w:val="28"/>
          <w:lang w:val="en-US"/>
        </w:rPr>
        <w:t>)</w:t>
      </w:r>
      <w:r w:rsidR="007E6E40" w:rsidRPr="0010205C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7E6E40" w:rsidRPr="00053DD6">
        <w:rPr>
          <w:rFonts w:ascii="Times New Roman" w:hAnsi="Times New Roman"/>
          <w:position w:val="-12"/>
          <w:sz w:val="28"/>
          <w:szCs w:val="28"/>
        </w:rPr>
        <w:object w:dxaOrig="340" w:dyaOrig="360" w14:anchorId="4687501F">
          <v:shape id="_x0000_i1425" type="#_x0000_t75" style="width:16.5pt;height:18pt" o:ole="">
            <v:imagedata r:id="rId746" o:title=""/>
          </v:shape>
          <o:OLEObject Type="Embed" ProgID="Equation.DSMT4" ShapeID="_x0000_i1425" DrawAspect="Content" ObjectID="_1611678951" r:id="rId747"/>
        </w:object>
      </w:r>
      <w:r w:rsidR="0010205C">
        <w:rPr>
          <w:rFonts w:ascii="Times New Roman" w:hAnsi="Times New Roman"/>
          <w:sz w:val="28"/>
          <w:szCs w:val="28"/>
          <w:lang w:val="en-US"/>
        </w:rPr>
        <w:t>is the rate</w:t>
      </w:r>
      <w:r w:rsidR="0010205C" w:rsidRPr="0010205C">
        <w:rPr>
          <w:rFonts w:ascii="Times New Roman" w:hAnsi="Times New Roman"/>
          <w:sz w:val="28"/>
          <w:szCs w:val="28"/>
          <w:lang w:val="en-US"/>
        </w:rPr>
        <w:t xml:space="preserve"> of other </w:t>
      </w:r>
      <w:r w:rsidR="0010205C">
        <w:rPr>
          <w:rFonts w:ascii="Times New Roman" w:hAnsi="Times New Roman"/>
          <w:sz w:val="28"/>
          <w:szCs w:val="28"/>
          <w:lang w:val="en-US"/>
        </w:rPr>
        <w:t>ionization-recombination processes (for example, impact ionization).</w:t>
      </w:r>
      <w:r w:rsidR="007E6E40" w:rsidRPr="0010205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F5C21">
        <w:rPr>
          <w:rFonts w:ascii="Times New Roman" w:hAnsi="Times New Roman"/>
          <w:sz w:val="28"/>
          <w:szCs w:val="28"/>
          <w:lang w:val="en-US"/>
        </w:rPr>
        <w:t>In</w:t>
      </w:r>
      <w:r w:rsidR="00CF5C21" w:rsidRPr="00CF5C2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F5C21">
        <w:rPr>
          <w:rFonts w:ascii="Times New Roman" w:hAnsi="Times New Roman"/>
          <w:sz w:val="28"/>
          <w:szCs w:val="28"/>
          <w:lang w:val="en-US"/>
        </w:rPr>
        <w:t>hydrodynamic</w:t>
      </w:r>
      <w:r w:rsidR="00CF5C21" w:rsidRPr="00CF5C2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F5C21">
        <w:rPr>
          <w:rFonts w:ascii="Times New Roman" w:hAnsi="Times New Roman"/>
          <w:sz w:val="28"/>
          <w:szCs w:val="28"/>
          <w:lang w:val="en-US"/>
        </w:rPr>
        <w:t>equation</w:t>
      </w:r>
      <w:r w:rsidR="00CF5C21" w:rsidRPr="00CF5C2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E6E40" w:rsidRPr="00CF5C21">
        <w:rPr>
          <w:rFonts w:ascii="Times New Roman" w:hAnsi="Times New Roman"/>
          <w:sz w:val="28"/>
          <w:szCs w:val="28"/>
          <w:lang w:val="en-US"/>
        </w:rPr>
        <w:t xml:space="preserve">(19) </w:t>
      </w:r>
      <w:r w:rsidR="00CF5C21">
        <w:rPr>
          <w:rFonts w:ascii="Times New Roman" w:hAnsi="Times New Roman"/>
          <w:sz w:val="28"/>
          <w:szCs w:val="28"/>
          <w:lang w:val="en-US"/>
        </w:rPr>
        <w:t>the</w:t>
      </w:r>
      <w:r w:rsidR="00CF5C21" w:rsidRPr="00CF5C2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F5C21">
        <w:rPr>
          <w:rFonts w:ascii="Times New Roman" w:hAnsi="Times New Roman"/>
          <w:sz w:val="28"/>
          <w:szCs w:val="28"/>
          <w:lang w:val="en-US"/>
        </w:rPr>
        <w:t>terms</w:t>
      </w:r>
      <w:r w:rsidR="00CF5C21" w:rsidRPr="00CF5C2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F5C21">
        <w:rPr>
          <w:rFonts w:ascii="Times New Roman" w:hAnsi="Times New Roman"/>
          <w:sz w:val="28"/>
          <w:szCs w:val="28"/>
          <w:lang w:val="en-US"/>
        </w:rPr>
        <w:t>with</w:t>
      </w:r>
      <w:r w:rsidR="00CF5C21" w:rsidRPr="00CF5C2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F5C21">
        <w:rPr>
          <w:rFonts w:ascii="Times New Roman" w:hAnsi="Times New Roman"/>
          <w:sz w:val="28"/>
          <w:szCs w:val="28"/>
          <w:lang w:val="en-US"/>
        </w:rPr>
        <w:t>electron</w:t>
      </w:r>
      <w:r w:rsidR="00CF5C21" w:rsidRPr="00CF5C2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F5C21">
        <w:rPr>
          <w:rFonts w:ascii="Times New Roman" w:hAnsi="Times New Roman"/>
          <w:sz w:val="28"/>
          <w:szCs w:val="28"/>
          <w:lang w:val="en-US"/>
        </w:rPr>
        <w:t>pressure and</w:t>
      </w:r>
      <w:r w:rsidR="007E6E40" w:rsidRPr="00CF5C2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E6E40" w:rsidRPr="00D31F99">
        <w:rPr>
          <w:rFonts w:ascii="Times New Roman" w:hAnsi="Times New Roman"/>
          <w:position w:val="-10"/>
          <w:sz w:val="28"/>
          <w:szCs w:val="28"/>
        </w:rPr>
        <w:object w:dxaOrig="680" w:dyaOrig="320" w14:anchorId="50199625">
          <v:shape id="_x0000_i1426" type="#_x0000_t75" style="width:34.5pt;height:16.5pt" o:ole="">
            <v:imagedata r:id="rId748" o:title=""/>
          </v:shape>
          <o:OLEObject Type="Embed" ProgID="Equation.DSMT4" ShapeID="_x0000_i1426" DrawAspect="Content" ObjectID="_1611678952" r:id="rId749"/>
        </w:object>
      </w:r>
      <w:r w:rsidR="00CF5C21" w:rsidRPr="00CF5C21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CF5C21">
        <w:rPr>
          <w:rFonts w:ascii="Times New Roman" w:hAnsi="Times New Roman"/>
          <w:sz w:val="28"/>
          <w:szCs w:val="28"/>
          <w:lang w:val="en-US"/>
        </w:rPr>
        <w:t>are omitted. Those terms are insignificant for our calculations.</w:t>
      </w:r>
    </w:p>
    <w:p w14:paraId="77AA0459" w14:textId="77777777" w:rsidR="007E6E40" w:rsidRPr="009D623C" w:rsidRDefault="009D623C" w:rsidP="007E6E40">
      <w:pPr>
        <w:spacing w:line="24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</w:t>
      </w:r>
      <w:r w:rsidRPr="00AA134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many</w:t>
      </w:r>
      <w:r w:rsidRPr="00AA134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C0C06">
        <w:rPr>
          <w:rFonts w:ascii="Times New Roman" w:hAnsi="Times New Roman"/>
          <w:sz w:val="28"/>
          <w:szCs w:val="28"/>
          <w:lang w:val="en-US"/>
        </w:rPr>
        <w:t>cases,</w:t>
      </w:r>
      <w:r w:rsidRPr="00AA1345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B3151D">
        <w:rPr>
          <w:rFonts w:ascii="Times New Roman" w:hAnsi="Times New Roman"/>
          <w:sz w:val="28"/>
          <w:szCs w:val="28"/>
          <w:lang w:val="en-US"/>
        </w:rPr>
        <w:t xml:space="preserve">a </w:t>
      </w:r>
      <w:r>
        <w:rPr>
          <w:rFonts w:ascii="Times New Roman" w:hAnsi="Times New Roman"/>
          <w:sz w:val="28"/>
          <w:szCs w:val="28"/>
          <w:lang w:val="en-US"/>
        </w:rPr>
        <w:t>simpler</w:t>
      </w:r>
      <w:r w:rsidRPr="00AA134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equation</w:t>
      </w:r>
      <w:r w:rsidRPr="00AA134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can</w:t>
      </w:r>
      <w:r w:rsidRPr="00AA134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be</w:t>
      </w:r>
      <w:r w:rsidRPr="00AA134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used</w:t>
      </w:r>
      <w:r w:rsidRPr="00AA134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instead</w:t>
      </w:r>
      <w:r w:rsidRPr="00AA1345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of</w:t>
      </w:r>
      <w:r w:rsidRPr="00AA1345">
        <w:rPr>
          <w:rFonts w:ascii="Times New Roman" w:hAnsi="Times New Roman"/>
          <w:sz w:val="28"/>
          <w:szCs w:val="28"/>
          <w:lang w:val="en-US"/>
        </w:rPr>
        <w:t xml:space="preserve"> (19)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14:paraId="5075BC99" w14:textId="77777777" w:rsidR="007E6E40" w:rsidRPr="00C02344" w:rsidRDefault="007E6E40" w:rsidP="007E6E40">
      <w:pPr>
        <w:spacing w:line="240" w:lineRule="auto"/>
        <w:jc w:val="right"/>
        <w:rPr>
          <w:rFonts w:ascii="Times New Roman" w:hAnsi="Times New Roman"/>
          <w:color w:val="000000"/>
          <w:sz w:val="28"/>
          <w:lang w:val="en-US"/>
        </w:rPr>
      </w:pPr>
      <w:r w:rsidRPr="00D31F99">
        <w:rPr>
          <w:rFonts w:ascii="Times New Roman" w:hAnsi="Times New Roman"/>
          <w:position w:val="-30"/>
          <w:sz w:val="28"/>
          <w:szCs w:val="28"/>
        </w:rPr>
        <w:object w:dxaOrig="2320" w:dyaOrig="680" w14:anchorId="00A1DDF7">
          <v:shape id="_x0000_i1427" type="#_x0000_t75" style="width:115.5pt;height:34.5pt" o:ole="">
            <v:imagedata r:id="rId750" o:title=""/>
          </v:shape>
          <o:OLEObject Type="Embed" ProgID="Equation.DSMT4" ShapeID="_x0000_i1427" DrawAspect="Content" ObjectID="_1611678953" r:id="rId751"/>
        </w:object>
      </w:r>
      <w:r w:rsidRPr="00C02344">
        <w:rPr>
          <w:rFonts w:ascii="Times New Roman" w:hAnsi="Times New Roman"/>
          <w:sz w:val="28"/>
          <w:szCs w:val="28"/>
          <w:lang w:val="en-US"/>
        </w:rPr>
        <w:t xml:space="preserve">                                                       (21)</w:t>
      </w:r>
    </w:p>
    <w:p w14:paraId="4FD11392" w14:textId="77777777" w:rsidR="007E6E40" w:rsidRPr="00C02344" w:rsidRDefault="007E6E40" w:rsidP="007E6E40">
      <w:pPr>
        <w:spacing w:line="240" w:lineRule="auto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C02344">
        <w:rPr>
          <w:rFonts w:ascii="Times New Roman" w:hAnsi="Times New Roman"/>
          <w:color w:val="000000"/>
          <w:sz w:val="28"/>
          <w:lang w:val="en-US"/>
        </w:rPr>
        <w:tab/>
      </w:r>
      <w:r w:rsidR="00AA1345">
        <w:rPr>
          <w:rFonts w:ascii="Times New Roman" w:hAnsi="Times New Roman"/>
          <w:color w:val="000000"/>
          <w:sz w:val="28"/>
          <w:lang w:val="en-US"/>
        </w:rPr>
        <w:t>The</w:t>
      </w:r>
      <w:r w:rsidR="00AA1345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A1345">
        <w:rPr>
          <w:rFonts w:ascii="Times New Roman" w:hAnsi="Times New Roman"/>
          <w:color w:val="000000"/>
          <w:sz w:val="28"/>
          <w:lang w:val="en-US"/>
        </w:rPr>
        <w:t>last</w:t>
      </w:r>
      <w:r w:rsidR="00AA1345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A1345">
        <w:rPr>
          <w:rFonts w:ascii="Times New Roman" w:hAnsi="Times New Roman"/>
          <w:color w:val="000000"/>
          <w:sz w:val="28"/>
          <w:lang w:val="en-US"/>
        </w:rPr>
        <w:t>term</w:t>
      </w:r>
      <w:r w:rsidR="00AA1345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A1345">
        <w:rPr>
          <w:rFonts w:ascii="Times New Roman" w:hAnsi="Times New Roman"/>
          <w:color w:val="000000"/>
          <w:sz w:val="28"/>
          <w:lang w:val="en-US"/>
        </w:rPr>
        <w:t>in</w:t>
      </w:r>
      <w:r w:rsidRPr="005C0C06">
        <w:rPr>
          <w:rFonts w:ascii="Times New Roman" w:hAnsi="Times New Roman"/>
          <w:color w:val="000000"/>
          <w:sz w:val="28"/>
          <w:lang w:val="en-US"/>
        </w:rPr>
        <w:t xml:space="preserve"> (18) </w:t>
      </w:r>
      <w:r w:rsidR="005C0C06">
        <w:rPr>
          <w:rFonts w:ascii="Times New Roman" w:hAnsi="Times New Roman"/>
          <w:color w:val="000000"/>
          <w:sz w:val="28"/>
          <w:lang w:val="en-US"/>
        </w:rPr>
        <w:t>is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arranged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in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such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a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way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that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while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deriving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the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energy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conservation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law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for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electromagnetic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5C0C06">
        <w:rPr>
          <w:rFonts w:ascii="Times New Roman" w:hAnsi="Times New Roman"/>
          <w:color w:val="000000"/>
          <w:sz w:val="28"/>
          <w:lang w:val="en-US"/>
        </w:rPr>
        <w:t>energy</w:t>
      </w:r>
      <w:r w:rsidR="005C0C06" w:rsidRPr="005C0C06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5C0C06" w:rsidRPr="00D31F99">
        <w:rPr>
          <w:rFonts w:ascii="Times New Roman" w:hAnsi="Times New Roman"/>
          <w:position w:val="-12"/>
          <w:sz w:val="28"/>
          <w:szCs w:val="28"/>
        </w:rPr>
        <w:object w:dxaOrig="340" w:dyaOrig="360" w14:anchorId="5CCCFC02">
          <v:shape id="_x0000_i1428" type="#_x0000_t75" style="width:16.5pt;height:18pt" o:ole="">
            <v:imagedata r:id="rId734" o:title=""/>
          </v:shape>
          <o:OLEObject Type="Embed" ProgID="Equation.DSMT4" ShapeID="_x0000_i1428" DrawAspect="Content" ObjectID="_1611678954" r:id="rId752"/>
        </w:object>
      </w:r>
      <w:r w:rsidR="005C0C06" w:rsidRPr="005C0C06">
        <w:rPr>
          <w:rFonts w:ascii="Times New Roman" w:hAnsi="Times New Roman"/>
          <w:sz w:val="28"/>
          <w:szCs w:val="28"/>
          <w:lang w:val="en-US"/>
        </w:rPr>
        <w:t xml:space="preserve"> is subtracted from </w:t>
      </w:r>
      <w:r w:rsidR="005C0C06">
        <w:rPr>
          <w:rFonts w:ascii="Times New Roman" w:hAnsi="Times New Roman"/>
          <w:sz w:val="28"/>
          <w:szCs w:val="28"/>
          <w:lang w:val="en-US"/>
        </w:rPr>
        <w:t>energy</w:t>
      </w:r>
      <w:r w:rsidR="005C0C06" w:rsidRPr="005C0C06">
        <w:rPr>
          <w:rFonts w:ascii="Times New Roman" w:hAnsi="Times New Roman"/>
          <w:sz w:val="28"/>
          <w:szCs w:val="28"/>
          <w:lang w:val="en-US"/>
        </w:rPr>
        <w:t>.</w:t>
      </w:r>
      <w:r w:rsidRPr="005C0C0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C0C06">
        <w:rPr>
          <w:rFonts w:ascii="Times New Roman" w:hAnsi="Times New Roman"/>
          <w:sz w:val="28"/>
          <w:szCs w:val="28"/>
          <w:lang w:val="en-US"/>
        </w:rPr>
        <w:t>Let</w:t>
      </w:r>
      <w:r w:rsidR="005C0C06" w:rsidRPr="007C178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C0C06">
        <w:rPr>
          <w:rFonts w:ascii="Times New Roman" w:hAnsi="Times New Roman"/>
          <w:sz w:val="28"/>
          <w:szCs w:val="28"/>
          <w:lang w:val="en-US"/>
        </w:rPr>
        <w:t>us</w:t>
      </w:r>
      <w:r w:rsidR="005C0C06" w:rsidRPr="007C178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C0C06">
        <w:rPr>
          <w:rFonts w:ascii="Times New Roman" w:hAnsi="Times New Roman"/>
          <w:sz w:val="28"/>
          <w:szCs w:val="28"/>
          <w:lang w:val="en-US"/>
        </w:rPr>
        <w:t>find</w:t>
      </w:r>
      <w:r w:rsidR="005C0C06" w:rsidRPr="007C178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C0C06">
        <w:rPr>
          <w:rFonts w:ascii="Times New Roman" w:hAnsi="Times New Roman"/>
          <w:sz w:val="28"/>
          <w:szCs w:val="28"/>
          <w:lang w:val="en-US"/>
        </w:rPr>
        <w:t>the</w:t>
      </w:r>
      <w:r w:rsidR="005C0C06" w:rsidRPr="007C178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C0C06">
        <w:rPr>
          <w:rFonts w:ascii="Times New Roman" w:hAnsi="Times New Roman"/>
          <w:sz w:val="28"/>
          <w:szCs w:val="28"/>
          <w:lang w:val="en-US"/>
        </w:rPr>
        <w:t>ratio</w:t>
      </w:r>
      <w:r w:rsidR="005C0C06" w:rsidRPr="007C178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5C0C06">
        <w:rPr>
          <w:rFonts w:ascii="Times New Roman" w:hAnsi="Times New Roman"/>
          <w:sz w:val="28"/>
          <w:szCs w:val="28"/>
          <w:lang w:val="en-US"/>
        </w:rPr>
        <w:t>between</w:t>
      </w:r>
      <w:r w:rsidRPr="007C178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D31F99">
        <w:rPr>
          <w:rFonts w:ascii="Times New Roman" w:hAnsi="Times New Roman"/>
          <w:position w:val="-12"/>
          <w:sz w:val="28"/>
          <w:szCs w:val="28"/>
        </w:rPr>
        <w:object w:dxaOrig="340" w:dyaOrig="360" w14:anchorId="3EECCA2B">
          <v:shape id="_x0000_i1429" type="#_x0000_t75" style="width:16.5pt;height:18pt" o:ole="">
            <v:imagedata r:id="rId734" o:title=""/>
          </v:shape>
          <o:OLEObject Type="Embed" ProgID="Equation.DSMT4" ShapeID="_x0000_i1429" DrawAspect="Content" ObjectID="_1611678955" r:id="rId753"/>
        </w:object>
      </w:r>
      <w:r w:rsidR="005C0C06" w:rsidRPr="007C1788">
        <w:rPr>
          <w:rFonts w:ascii="Times New Roman" w:hAnsi="Times New Roman"/>
          <w:sz w:val="28"/>
          <w:szCs w:val="28"/>
          <w:lang w:val="en-US"/>
        </w:rPr>
        <w:t xml:space="preserve"> and</w:t>
      </w:r>
      <w:r w:rsidRPr="007C1788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7F7593">
        <w:rPr>
          <w:rFonts w:ascii="Times New Roman" w:hAnsi="Times New Roman"/>
          <w:position w:val="-12"/>
          <w:sz w:val="28"/>
          <w:szCs w:val="28"/>
        </w:rPr>
        <w:object w:dxaOrig="340" w:dyaOrig="360" w14:anchorId="1D14B914">
          <v:shape id="_x0000_i1430" type="#_x0000_t75" style="width:16.5pt;height:18pt" o:ole="">
            <v:imagedata r:id="rId754" o:title=""/>
          </v:shape>
          <o:OLEObject Type="Embed" ProgID="Equation.DSMT4" ShapeID="_x0000_i1430" DrawAspect="Content" ObjectID="_1611678956" r:id="rId755"/>
        </w:object>
      </w:r>
      <w:r w:rsidR="007C1788" w:rsidRPr="007C1788">
        <w:rPr>
          <w:rFonts w:ascii="Times New Roman" w:hAnsi="Times New Roman"/>
          <w:sz w:val="28"/>
          <w:szCs w:val="28"/>
          <w:lang w:val="en-US"/>
        </w:rPr>
        <w:t xml:space="preserve">. </w:t>
      </w:r>
      <w:r w:rsidR="007C1788">
        <w:rPr>
          <w:rFonts w:ascii="Times New Roman" w:hAnsi="Times New Roman"/>
          <w:sz w:val="28"/>
          <w:szCs w:val="28"/>
          <w:lang w:val="en-US"/>
        </w:rPr>
        <w:t>We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note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that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in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case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the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variation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of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complex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amplitudes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is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slow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compared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to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wave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>
        <w:rPr>
          <w:rFonts w:ascii="Times New Roman" w:hAnsi="Times New Roman"/>
          <w:sz w:val="28"/>
          <w:szCs w:val="28"/>
          <w:lang w:val="en-US"/>
        </w:rPr>
        <w:t>frequency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7C1788">
        <w:rPr>
          <w:rFonts w:ascii="Times New Roman" w:hAnsi="Times New Roman"/>
          <w:sz w:val="28"/>
          <w:szCs w:val="28"/>
          <w:lang w:val="en-US"/>
        </w:rPr>
        <w:t>equations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(18)</w:t>
      </w:r>
      <w:r w:rsidR="00D3257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>-</w:t>
      </w:r>
      <w:r w:rsidR="00D3257F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>(20)</w:t>
      </w:r>
      <w:r w:rsidR="0088464A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88464A">
        <w:rPr>
          <w:rFonts w:ascii="Times New Roman" w:hAnsi="Times New Roman"/>
          <w:sz w:val="28"/>
          <w:szCs w:val="28"/>
          <w:lang w:val="en-US"/>
        </w:rPr>
        <w:t xml:space="preserve">provide subtraction of average </w:t>
      </w:r>
      <w:r w:rsidR="009B46BC">
        <w:rPr>
          <w:rFonts w:ascii="Times New Roman" w:hAnsi="Times New Roman"/>
          <w:sz w:val="28"/>
          <w:szCs w:val="28"/>
          <w:lang w:val="en-US"/>
        </w:rPr>
        <w:t xml:space="preserve">electron oscillation energy in a wave </w:t>
      </w:r>
      <w:r w:rsidR="007C1788" w:rsidRPr="009B46BC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9B46BC" w:rsidRPr="00532C75">
        <w:rPr>
          <w:rFonts w:ascii="Times New Roman" w:hAnsi="Times New Roman"/>
          <w:bCs/>
          <w:position w:val="-30"/>
          <w:sz w:val="28"/>
          <w:szCs w:val="28"/>
        </w:rPr>
        <w:object w:dxaOrig="740" w:dyaOrig="720" w14:anchorId="3F0CE57E">
          <v:shape id="_x0000_i1431" type="#_x0000_t75" style="width:37.5pt;height:36pt" o:ole="">
            <v:imagedata r:id="rId756" o:title=""/>
          </v:shape>
          <o:OLEObject Type="Embed" ProgID="Equation.DSMT4" ShapeID="_x0000_i1431" DrawAspect="Content" ObjectID="_1611678957" r:id="rId757"/>
        </w:object>
      </w:r>
      <w:r w:rsidR="009B46BC" w:rsidRPr="009B46BC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 w:rsidR="009B46BC">
        <w:rPr>
          <w:rFonts w:ascii="Times New Roman" w:hAnsi="Times New Roman"/>
          <w:bCs/>
          <w:sz w:val="28"/>
          <w:szCs w:val="28"/>
          <w:lang w:val="en-US"/>
        </w:rPr>
        <w:t xml:space="preserve">in dimensionless units of previous chapters </w:t>
      </w:r>
      <w:r w:rsidR="009B46BC" w:rsidRPr="00532C75">
        <w:rPr>
          <w:rFonts w:ascii="Times New Roman" w:hAnsi="Times New Roman"/>
          <w:bCs/>
          <w:position w:val="-12"/>
          <w:sz w:val="28"/>
          <w:szCs w:val="28"/>
        </w:rPr>
        <w:object w:dxaOrig="580" w:dyaOrig="380" w14:anchorId="6CCCF993">
          <v:shape id="_x0000_i1432" type="#_x0000_t75" style="width:28.5pt;height:19.5pt" o:ole="">
            <v:imagedata r:id="rId758" o:title=""/>
          </v:shape>
          <o:OLEObject Type="Embed" ProgID="Equation.DSMT4" ShapeID="_x0000_i1432" DrawAspect="Content" ObjectID="_1611678958" r:id="rId759"/>
        </w:object>
      </w:r>
      <w:r w:rsidR="009B46BC" w:rsidRPr="009B46BC">
        <w:rPr>
          <w:rFonts w:ascii="Times New Roman" w:hAnsi="Times New Roman"/>
          <w:bCs/>
          <w:sz w:val="28"/>
          <w:szCs w:val="28"/>
          <w:lang w:val="en-US"/>
        </w:rPr>
        <w:t>)</w:t>
      </w:r>
      <w:r w:rsidR="0090281E">
        <w:rPr>
          <w:rFonts w:ascii="Times New Roman" w:hAnsi="Times New Roman"/>
          <w:bCs/>
          <w:sz w:val="28"/>
          <w:szCs w:val="28"/>
          <w:lang w:val="en-US"/>
        </w:rPr>
        <w:t xml:space="preserve"> from </w:t>
      </w:r>
      <w:r w:rsidR="00BE05F8">
        <w:rPr>
          <w:rFonts w:ascii="Times New Roman" w:hAnsi="Times New Roman"/>
          <w:bCs/>
          <w:sz w:val="28"/>
          <w:szCs w:val="28"/>
          <w:lang w:val="en-US"/>
        </w:rPr>
        <w:t>energy of electromagnetic field.</w:t>
      </w:r>
      <w:r w:rsidRPr="009B46B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D3257F">
        <w:rPr>
          <w:rFonts w:ascii="Times New Roman" w:hAnsi="Times New Roman"/>
          <w:bCs/>
          <w:sz w:val="28"/>
          <w:szCs w:val="28"/>
          <w:lang w:val="en-US"/>
        </w:rPr>
        <w:t>This</w:t>
      </w:r>
      <w:r w:rsidR="00D3257F" w:rsidRPr="00D3257F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D3257F">
        <w:rPr>
          <w:rFonts w:ascii="Times New Roman" w:hAnsi="Times New Roman"/>
          <w:bCs/>
          <w:sz w:val="28"/>
          <w:szCs w:val="28"/>
          <w:lang w:val="en-US"/>
        </w:rPr>
        <w:t>subtracted</w:t>
      </w:r>
      <w:r w:rsidR="00D3257F" w:rsidRPr="00D3257F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D3257F">
        <w:rPr>
          <w:rFonts w:ascii="Times New Roman" w:hAnsi="Times New Roman"/>
          <w:bCs/>
          <w:sz w:val="28"/>
          <w:szCs w:val="28"/>
          <w:lang w:val="en-US"/>
        </w:rPr>
        <w:t>energy</w:t>
      </w:r>
      <w:r w:rsidR="00D3257F" w:rsidRPr="00D3257F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D3257F">
        <w:rPr>
          <w:rFonts w:ascii="Times New Roman" w:hAnsi="Times New Roman"/>
          <w:bCs/>
          <w:sz w:val="28"/>
          <w:szCs w:val="28"/>
          <w:lang w:val="en-US"/>
        </w:rPr>
        <w:t>is</w:t>
      </w:r>
      <w:r w:rsidR="00D3257F" w:rsidRPr="00D3257F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D3257F">
        <w:rPr>
          <w:rFonts w:ascii="Times New Roman" w:hAnsi="Times New Roman"/>
          <w:bCs/>
          <w:sz w:val="28"/>
          <w:szCs w:val="28"/>
          <w:lang w:val="en-US"/>
        </w:rPr>
        <w:t>already</w:t>
      </w:r>
      <w:r w:rsidR="00D3257F" w:rsidRPr="00D3257F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D3257F">
        <w:rPr>
          <w:rFonts w:ascii="Times New Roman" w:hAnsi="Times New Roman"/>
          <w:bCs/>
          <w:sz w:val="28"/>
          <w:szCs w:val="28"/>
          <w:lang w:val="en-US"/>
        </w:rPr>
        <w:t xml:space="preserve">taken into </w:t>
      </w:r>
      <w:r w:rsidR="00B3151D">
        <w:rPr>
          <w:rFonts w:ascii="Times New Roman" w:hAnsi="Times New Roman"/>
          <w:bCs/>
          <w:sz w:val="28"/>
          <w:szCs w:val="28"/>
          <w:lang w:val="en-US"/>
        </w:rPr>
        <w:t>account in Keldysh’s theory,</w:t>
      </w:r>
      <w:r w:rsidR="003A3386">
        <w:rPr>
          <w:rFonts w:ascii="Times New Roman" w:hAnsi="Times New Roman"/>
          <w:bCs/>
          <w:sz w:val="28"/>
          <w:szCs w:val="28"/>
          <w:lang w:val="en-US"/>
        </w:rPr>
        <w:t xml:space="preserve"> in the expression for</w:t>
      </w:r>
      <w:r w:rsidRPr="00532C75">
        <w:rPr>
          <w:rFonts w:ascii="Times New Roman" w:hAnsi="Times New Roman"/>
          <w:bCs/>
          <w:position w:val="-12"/>
          <w:sz w:val="28"/>
          <w:szCs w:val="28"/>
        </w:rPr>
        <w:object w:dxaOrig="340" w:dyaOrig="360" w14:anchorId="0E8F5E56">
          <v:shape id="_x0000_i1433" type="#_x0000_t75" style="width:16.5pt;height:18pt" o:ole="">
            <v:imagedata r:id="rId760" o:title=""/>
          </v:shape>
          <o:OLEObject Type="Embed" ProgID="Equation.DSMT4" ShapeID="_x0000_i1433" DrawAspect="Content" ObjectID="_1611678959" r:id="rId761"/>
        </w:object>
      </w:r>
      <w:r w:rsidRPr="00D3257F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="003A3386">
        <w:rPr>
          <w:rFonts w:ascii="Times New Roman" w:hAnsi="Times New Roman"/>
          <w:bCs/>
          <w:sz w:val="28"/>
          <w:szCs w:val="28"/>
          <w:lang w:val="en-US"/>
        </w:rPr>
        <w:t>Thus</w:t>
      </w:r>
      <w:r w:rsidR="003A3386" w:rsidRPr="00C0234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r w:rsidR="003A3386">
        <w:rPr>
          <w:rFonts w:ascii="Times New Roman" w:hAnsi="Times New Roman"/>
          <w:bCs/>
          <w:sz w:val="28"/>
          <w:szCs w:val="28"/>
          <w:lang w:val="en-US"/>
        </w:rPr>
        <w:t>in</w:t>
      </w:r>
      <w:r w:rsidR="003A3386" w:rsidRPr="00C0234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3A3386">
        <w:rPr>
          <w:rFonts w:ascii="Times New Roman" w:hAnsi="Times New Roman"/>
          <w:bCs/>
          <w:sz w:val="28"/>
          <w:szCs w:val="28"/>
          <w:lang w:val="en-US"/>
        </w:rPr>
        <w:t>case</w:t>
      </w:r>
      <w:r w:rsidR="003A3386" w:rsidRPr="00C0234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3A3386">
        <w:rPr>
          <w:rFonts w:ascii="Times New Roman" w:hAnsi="Times New Roman"/>
          <w:bCs/>
          <w:sz w:val="28"/>
          <w:szCs w:val="28"/>
          <w:lang w:val="en-US"/>
        </w:rPr>
        <w:t>of</w:t>
      </w:r>
      <w:r w:rsidR="003A3386" w:rsidRPr="00C0234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3A3386">
        <w:rPr>
          <w:rFonts w:ascii="Times New Roman" w:hAnsi="Times New Roman"/>
          <w:bCs/>
          <w:sz w:val="28"/>
          <w:szCs w:val="28"/>
          <w:lang w:val="en-US"/>
        </w:rPr>
        <w:t>equations</w:t>
      </w:r>
      <w:r w:rsidR="003A3386" w:rsidRPr="00C02344">
        <w:rPr>
          <w:rFonts w:ascii="Times New Roman" w:hAnsi="Times New Roman"/>
          <w:bCs/>
          <w:sz w:val="28"/>
          <w:szCs w:val="28"/>
          <w:lang w:val="en-US"/>
        </w:rPr>
        <w:t xml:space="preserve"> (18)-(20),  </w:t>
      </w:r>
      <w:r w:rsidR="003A3386" w:rsidRPr="00532C75">
        <w:rPr>
          <w:rFonts w:ascii="Times New Roman" w:hAnsi="Times New Roman"/>
          <w:bCs/>
          <w:position w:val="-12"/>
          <w:sz w:val="28"/>
          <w:szCs w:val="28"/>
        </w:rPr>
        <w:object w:dxaOrig="1920" w:dyaOrig="380" w14:anchorId="2D22CC4E">
          <v:shape id="_x0000_i1434" type="#_x0000_t75" style="width:96pt;height:19.5pt" o:ole="">
            <v:imagedata r:id="rId762" o:title=""/>
          </v:shape>
          <o:OLEObject Type="Embed" ProgID="Equation.DSMT4" ShapeID="_x0000_i1434" DrawAspect="Content" ObjectID="_1611678960" r:id="rId763"/>
        </w:object>
      </w:r>
      <w:r w:rsidR="003A3386" w:rsidRPr="00C02344">
        <w:rPr>
          <w:rFonts w:ascii="Times New Roman" w:hAnsi="Times New Roman"/>
          <w:bCs/>
          <w:sz w:val="28"/>
          <w:szCs w:val="28"/>
          <w:lang w:val="en-US"/>
        </w:rPr>
        <w:t xml:space="preserve"> must be </w: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>set</w:t>
      </w:r>
      <w:r w:rsidR="003A3386" w:rsidRPr="00C02344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="00A37894">
        <w:rPr>
          <w:rFonts w:ascii="Times New Roman" w:hAnsi="Times New Roman"/>
          <w:bCs/>
          <w:sz w:val="28"/>
          <w:szCs w:val="28"/>
          <w:lang w:val="en-US"/>
        </w:rPr>
        <w:t>In</w: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37894">
        <w:rPr>
          <w:rFonts w:ascii="Times New Roman" w:hAnsi="Times New Roman"/>
          <w:bCs/>
          <w:sz w:val="28"/>
          <w:szCs w:val="28"/>
          <w:lang w:val="en-US"/>
        </w:rPr>
        <w:t>equations</w: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 xml:space="preserve"> (18) and</w:t>
      </w:r>
      <w:r w:rsidRPr="00C02344">
        <w:rPr>
          <w:rFonts w:ascii="Times New Roman" w:hAnsi="Times New Roman"/>
          <w:bCs/>
          <w:sz w:val="28"/>
          <w:szCs w:val="28"/>
          <w:lang w:val="en-US"/>
        </w:rPr>
        <w:t xml:space="preserve"> (21) </w:t>
      </w:r>
      <w:r w:rsidR="00A37894">
        <w:rPr>
          <w:rFonts w:ascii="Times New Roman" w:hAnsi="Times New Roman"/>
          <w:bCs/>
          <w:sz w:val="28"/>
          <w:szCs w:val="28"/>
          <w:lang w:val="en-US"/>
        </w:rPr>
        <w:t>mentioned</w: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37894">
        <w:rPr>
          <w:rFonts w:ascii="Times New Roman" w:hAnsi="Times New Roman"/>
          <w:bCs/>
          <w:sz w:val="28"/>
          <w:szCs w:val="28"/>
          <w:lang w:val="en-US"/>
        </w:rPr>
        <w:t>energy</w: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37894">
        <w:rPr>
          <w:rFonts w:ascii="Times New Roman" w:hAnsi="Times New Roman"/>
          <w:bCs/>
          <w:sz w:val="28"/>
          <w:szCs w:val="28"/>
          <w:lang w:val="en-US"/>
        </w:rPr>
        <w:t>is</w: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37894">
        <w:rPr>
          <w:rFonts w:ascii="Times New Roman" w:hAnsi="Times New Roman"/>
          <w:bCs/>
          <w:sz w:val="28"/>
          <w:szCs w:val="28"/>
          <w:lang w:val="en-US"/>
        </w:rPr>
        <w:t>not</w: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37894">
        <w:rPr>
          <w:rFonts w:ascii="Times New Roman" w:hAnsi="Times New Roman"/>
          <w:bCs/>
          <w:sz w:val="28"/>
          <w:szCs w:val="28"/>
          <w:lang w:val="en-US"/>
        </w:rPr>
        <w:t>subtracted</w: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r w:rsidR="00A37894">
        <w:rPr>
          <w:rFonts w:ascii="Times New Roman" w:hAnsi="Times New Roman"/>
          <w:bCs/>
          <w:sz w:val="28"/>
          <w:szCs w:val="28"/>
          <w:lang w:val="en-US"/>
        </w:rPr>
        <w:t>since</w: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 xml:space="preserve"> (21) </w:t>
      </w:r>
      <w:r w:rsidR="00A37894">
        <w:rPr>
          <w:rFonts w:ascii="Times New Roman" w:hAnsi="Times New Roman"/>
          <w:bCs/>
          <w:sz w:val="28"/>
          <w:szCs w:val="28"/>
          <w:lang w:val="en-US"/>
        </w:rPr>
        <w:t>corresponds</w: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37894">
        <w:rPr>
          <w:rFonts w:ascii="Times New Roman" w:hAnsi="Times New Roman"/>
          <w:bCs/>
          <w:sz w:val="28"/>
          <w:szCs w:val="28"/>
          <w:lang w:val="en-US"/>
        </w:rPr>
        <w:t>to</w: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37894">
        <w:rPr>
          <w:rFonts w:ascii="Times New Roman" w:hAnsi="Times New Roman"/>
          <w:bCs/>
          <w:sz w:val="28"/>
          <w:szCs w:val="28"/>
          <w:lang w:val="en-US"/>
        </w:rPr>
        <w:t>steady</w: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A37894">
        <w:rPr>
          <w:rFonts w:ascii="Times New Roman" w:hAnsi="Times New Roman"/>
          <w:bCs/>
          <w:sz w:val="28"/>
          <w:szCs w:val="28"/>
          <w:lang w:val="en-US"/>
        </w:rPr>
        <w:t>oscillations</w: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 xml:space="preserve">. </w:t>
      </w:r>
      <w:r w:rsidR="00A37894">
        <w:rPr>
          <w:rFonts w:ascii="Times New Roman" w:hAnsi="Times New Roman"/>
          <w:bCs/>
          <w:sz w:val="28"/>
          <w:szCs w:val="28"/>
          <w:lang w:val="en-US"/>
        </w:rPr>
        <w:t>Thus</w: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r w:rsidRPr="00532C75">
        <w:rPr>
          <w:rFonts w:ascii="Times New Roman" w:hAnsi="Times New Roman"/>
          <w:bCs/>
          <w:position w:val="-12"/>
          <w:sz w:val="28"/>
          <w:szCs w:val="28"/>
        </w:rPr>
        <w:object w:dxaOrig="859" w:dyaOrig="360" w14:anchorId="2B04959E">
          <v:shape id="_x0000_i1435" type="#_x0000_t75" style="width:43.5pt;height:18pt" o:ole="">
            <v:imagedata r:id="rId764" o:title=""/>
          </v:shape>
          <o:OLEObject Type="Embed" ProgID="Equation.DSMT4" ShapeID="_x0000_i1435" DrawAspect="Content" ObjectID="_1611678961" r:id="rId765"/>
        </w:object>
      </w:r>
      <w:r w:rsidR="00A37894" w:rsidRPr="00C02344">
        <w:rPr>
          <w:rFonts w:ascii="Times New Roman" w:hAnsi="Times New Roman"/>
          <w:bCs/>
          <w:sz w:val="28"/>
          <w:szCs w:val="28"/>
          <w:lang w:val="en-US"/>
        </w:rPr>
        <w:t xml:space="preserve"> must be set</w:t>
      </w:r>
      <w:r w:rsidRPr="00C02344"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22E8A7A6" w14:textId="77777777" w:rsidR="007E6E40" w:rsidRPr="00AC216D" w:rsidRDefault="00D60369" w:rsidP="007E6E40">
      <w:pPr>
        <w:spacing w:line="240" w:lineRule="auto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We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note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a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sharp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increase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of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absorbed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energy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CB3298">
        <w:rPr>
          <w:rFonts w:ascii="Times New Roman" w:hAnsi="Times New Roman"/>
          <w:bCs/>
          <w:position w:val="-10"/>
          <w:sz w:val="28"/>
          <w:szCs w:val="28"/>
        </w:rPr>
        <w:object w:dxaOrig="240" w:dyaOrig="320" w14:anchorId="69EC9A99">
          <v:shape id="_x0000_i1436" type="#_x0000_t75" style="width:12pt;height:16.5pt" o:ole="">
            <v:imagedata r:id="rId766" o:title=""/>
          </v:shape>
          <o:OLEObject Type="Embed" ProgID="Equation.DSMT4" ShapeID="_x0000_i1436" DrawAspect="Content" ObjectID="_1611678962" r:id="rId767"/>
        </w:objec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while transferring </w:t>
      </w:r>
      <w:r>
        <w:rPr>
          <w:rFonts w:ascii="Times New Roman" w:hAnsi="Times New Roman"/>
          <w:bCs/>
          <w:sz w:val="28"/>
          <w:szCs w:val="28"/>
          <w:lang w:val="en-US"/>
        </w:rPr>
        <w:t>from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multiphoton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ionization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regime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with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small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wave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amplitudes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to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tunnel regime.</w:t>
      </w:r>
      <w:r w:rsidRPr="00D6036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CE5337">
        <w:rPr>
          <w:rFonts w:ascii="Times New Roman" w:hAnsi="Times New Roman"/>
          <w:bCs/>
          <w:sz w:val="28"/>
          <w:szCs w:val="28"/>
          <w:lang w:val="en-US"/>
        </w:rPr>
        <w:t>In</w:t>
      </w:r>
      <w:r w:rsidR="007E6E40" w:rsidRPr="00EB5C18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fig</w:t>
      </w:r>
      <w:r w:rsidR="00EB5C18" w:rsidRPr="00EB5C18">
        <w:rPr>
          <w:rFonts w:ascii="Times New Roman" w:hAnsi="Times New Roman"/>
          <w:bCs/>
          <w:sz w:val="28"/>
          <w:szCs w:val="28"/>
          <w:lang w:val="en-US"/>
        </w:rPr>
        <w:t>.2</w:t>
      </w:r>
      <w:r w:rsidR="00CE5337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r w:rsidR="00EB5C18" w:rsidRPr="00EB5C18">
        <w:rPr>
          <w:rFonts w:ascii="Times New Roman" w:hAnsi="Times New Roman"/>
          <w:bCs/>
          <w:sz w:val="28"/>
          <w:szCs w:val="28"/>
          <w:lang w:val="en-US"/>
        </w:rPr>
        <w:t>t</w:t>
      </w:r>
      <w:r w:rsidR="00CE5337">
        <w:rPr>
          <w:rFonts w:ascii="Times New Roman" w:hAnsi="Times New Roman"/>
          <w:bCs/>
          <w:sz w:val="28"/>
          <w:szCs w:val="28"/>
          <w:lang w:val="en-US"/>
        </w:rPr>
        <w:t>he amount</w:t>
      </w:r>
      <w:r w:rsidR="00EB5C18">
        <w:rPr>
          <w:rFonts w:ascii="Times New Roman" w:hAnsi="Times New Roman"/>
          <w:bCs/>
          <w:sz w:val="28"/>
          <w:szCs w:val="28"/>
          <w:lang w:val="en-US"/>
        </w:rPr>
        <w:t xml:space="preserve"> of absorbed quants </w:t>
      </w:r>
      <w:r w:rsidR="00CE5337">
        <w:rPr>
          <w:rFonts w:ascii="Times New Roman" w:hAnsi="Times New Roman"/>
          <w:bCs/>
          <w:sz w:val="28"/>
          <w:szCs w:val="28"/>
          <w:lang w:val="en-US"/>
        </w:rPr>
        <w:t xml:space="preserve">per </w:t>
      </w:r>
      <w:r w:rsidR="00EB5C18">
        <w:rPr>
          <w:rFonts w:ascii="Times New Roman" w:hAnsi="Times New Roman"/>
          <w:bCs/>
          <w:sz w:val="28"/>
          <w:szCs w:val="28"/>
          <w:lang w:val="en-US"/>
        </w:rPr>
        <w:t xml:space="preserve">electron </w:t>
      </w:r>
      <w:r w:rsidR="00EB5C18" w:rsidRPr="00CB3298">
        <w:rPr>
          <w:rFonts w:ascii="Times New Roman" w:hAnsi="Times New Roman"/>
          <w:bCs/>
          <w:position w:val="-12"/>
          <w:sz w:val="28"/>
          <w:szCs w:val="28"/>
        </w:rPr>
        <w:object w:dxaOrig="1140" w:dyaOrig="360" w14:anchorId="34F3D55F">
          <v:shape id="_x0000_i1437" type="#_x0000_t75" style="width:57pt;height:18pt" o:ole="">
            <v:imagedata r:id="rId768" o:title=""/>
          </v:shape>
          <o:OLEObject Type="Embed" ProgID="Equation.DSMT4" ShapeID="_x0000_i1437" DrawAspect="Content" ObjectID="_1611678963" r:id="rId769"/>
        </w:object>
      </w:r>
      <w:r w:rsidR="00EB5C18" w:rsidRPr="00EB5C18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EB5C18">
        <w:rPr>
          <w:rFonts w:ascii="Times New Roman" w:hAnsi="Times New Roman"/>
          <w:bCs/>
          <w:sz w:val="28"/>
          <w:szCs w:val="28"/>
          <w:lang w:val="en-US"/>
        </w:rPr>
        <w:t xml:space="preserve">versus intensity  </w:t>
      </w:r>
      <w:r w:rsidR="00EB5C18" w:rsidRPr="00C13F18">
        <w:rPr>
          <w:rFonts w:ascii="Times New Roman" w:hAnsi="Times New Roman"/>
          <w:bCs/>
          <w:position w:val="-10"/>
          <w:sz w:val="28"/>
          <w:szCs w:val="28"/>
        </w:rPr>
        <w:object w:dxaOrig="1320" w:dyaOrig="360" w14:anchorId="094D65AC">
          <v:shape id="_x0000_i1438" type="#_x0000_t75" style="width:66pt;height:18pt" o:ole="">
            <v:imagedata r:id="rId770" o:title=""/>
          </v:shape>
          <o:OLEObject Type="Embed" ProgID="Equation.DSMT4" ShapeID="_x0000_i1438" DrawAspect="Content" ObjectID="_1611678964" r:id="rId771"/>
        </w:object>
      </w:r>
      <w:r w:rsidR="00EB5C18" w:rsidRPr="00EB5C18">
        <w:rPr>
          <w:rFonts w:ascii="Times New Roman" w:hAnsi="Times New Roman"/>
          <w:bCs/>
          <w:sz w:val="28"/>
          <w:szCs w:val="28"/>
          <w:lang w:val="en-US"/>
        </w:rPr>
        <w:t xml:space="preserve"> is shown.</w:t>
      </w:r>
      <w:r w:rsidR="007E6E40" w:rsidRPr="00EB5C18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In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analogy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to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the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article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[14]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the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intensity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of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a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light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wave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(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for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a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given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electric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field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in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a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>wave</w:t>
      </w:r>
      <w:r w:rsidR="00F02F8C" w:rsidRPr="00F02F8C">
        <w:rPr>
          <w:rFonts w:ascii="Times New Roman" w:hAnsi="Times New Roman"/>
          <w:bCs/>
          <w:sz w:val="28"/>
          <w:szCs w:val="28"/>
          <w:lang w:val="en-US"/>
        </w:rPr>
        <w:t>)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 xml:space="preserve"> in vacuum, rather than in glass is understood under </w:t>
      </w:r>
      <w:r w:rsidR="00731F0A">
        <w:rPr>
          <w:rFonts w:ascii="Times New Roman" w:hAnsi="Times New Roman"/>
          <w:bCs/>
          <w:sz w:val="28"/>
          <w:szCs w:val="28"/>
          <w:lang w:val="en-US"/>
        </w:rPr>
        <w:t xml:space="preserve">the </w:t>
      </w:r>
      <w:r w:rsidR="00F02F8C">
        <w:rPr>
          <w:rFonts w:ascii="Times New Roman" w:hAnsi="Times New Roman"/>
          <w:bCs/>
          <w:sz w:val="28"/>
          <w:szCs w:val="28"/>
          <w:lang w:val="en-US"/>
        </w:rPr>
        <w:t xml:space="preserve">term intensity. </w:t>
      </w:r>
      <w:r w:rsidR="0009708B" w:rsidRPr="0009708B">
        <w:rPr>
          <w:rFonts w:ascii="Times New Roman" w:hAnsi="Times New Roman"/>
          <w:bCs/>
          <w:sz w:val="28"/>
          <w:szCs w:val="28"/>
          <w:lang w:val="en-US"/>
        </w:rPr>
        <w:t xml:space="preserve">The case of fused silica </w:t>
      </w:r>
      <w:r w:rsidR="0009708B" w:rsidRPr="00AC216D">
        <w:rPr>
          <w:rFonts w:ascii="Times New Roman" w:hAnsi="Times New Roman"/>
          <w:bCs/>
          <w:sz w:val="28"/>
          <w:szCs w:val="28"/>
          <w:lang w:val="en-US"/>
        </w:rPr>
        <w:t>(</w:t>
      </w:r>
      <w:r w:rsidR="0009708B" w:rsidRPr="0009708B">
        <w:rPr>
          <w:rFonts w:ascii="Times New Roman" w:hAnsi="Times New Roman"/>
          <w:bCs/>
          <w:sz w:val="28"/>
          <w:szCs w:val="28"/>
          <w:lang w:val="en-US"/>
        </w:rPr>
        <w:object w:dxaOrig="780" w:dyaOrig="380" w14:anchorId="794227E3">
          <v:shape id="_x0000_i1439" type="#_x0000_t75" style="width:39pt;height:19.5pt" o:ole="">
            <v:imagedata r:id="rId772" o:title=""/>
          </v:shape>
          <o:OLEObject Type="Embed" ProgID="Equation.DSMT4" ShapeID="_x0000_i1439" DrawAspect="Content" ObjectID="_1611678965" r:id="rId773"/>
        </w:object>
      </w:r>
      <w:r w:rsidR="0009708B" w:rsidRPr="00AC216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09708B" w:rsidRPr="0009708B">
        <w:rPr>
          <w:rFonts w:ascii="Times New Roman" w:hAnsi="Times New Roman"/>
          <w:bCs/>
          <w:sz w:val="28"/>
          <w:szCs w:val="28"/>
          <w:lang w:val="en-US"/>
        </w:rPr>
        <w:t>eV</w:t>
      </w:r>
      <w:r w:rsidR="0009708B" w:rsidRPr="00AC216D">
        <w:rPr>
          <w:rFonts w:ascii="Times New Roman" w:hAnsi="Times New Roman"/>
          <w:bCs/>
          <w:sz w:val="28"/>
          <w:szCs w:val="28"/>
          <w:lang w:val="en-US"/>
        </w:rPr>
        <w:t>)</w:t>
      </w:r>
      <w:r w:rsidR="000970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09708B" w:rsidRPr="0009708B">
        <w:rPr>
          <w:rFonts w:ascii="Times New Roman" w:hAnsi="Times New Roman"/>
          <w:bCs/>
          <w:sz w:val="28"/>
          <w:szCs w:val="28"/>
          <w:lang w:val="en-US"/>
        </w:rPr>
        <w:t xml:space="preserve">with electron (polaron) mass equal to half of electron mass in vacuum </w:t>
      </w:r>
      <w:r w:rsidR="0009708B" w:rsidRPr="0009708B">
        <w:rPr>
          <w:rFonts w:ascii="Times New Roman" w:hAnsi="Times New Roman"/>
          <w:bCs/>
          <w:sz w:val="28"/>
          <w:szCs w:val="28"/>
          <w:lang w:val="en-US"/>
        </w:rPr>
        <w:object w:dxaOrig="499" w:dyaOrig="360" w14:anchorId="7A011657">
          <v:shape id="_x0000_i1440" type="#_x0000_t75" style="width:25.5pt;height:18pt" o:ole="">
            <v:imagedata r:id="rId774" o:title=""/>
          </v:shape>
          <o:OLEObject Type="Embed" ProgID="Equation.DSMT4" ShapeID="_x0000_i1440" DrawAspect="Content" ObjectID="_1611678966" r:id="rId775"/>
        </w:object>
      </w:r>
      <w:r w:rsidR="0009708B" w:rsidRPr="0009708B">
        <w:rPr>
          <w:rFonts w:ascii="Times New Roman" w:hAnsi="Times New Roman"/>
          <w:bCs/>
          <w:sz w:val="28"/>
          <w:szCs w:val="28"/>
          <w:lang w:val="en-US"/>
        </w:rPr>
        <w:t xml:space="preserve"> and monochromatic wave at 800nm is introduced</w:t>
      </w:r>
      <w:r w:rsidR="0009708B">
        <w:rPr>
          <w:rFonts w:ascii="Helvetica" w:hAnsi="Helvetica" w:cs="Helvetica"/>
          <w:color w:val="4B4F56"/>
          <w:sz w:val="18"/>
          <w:szCs w:val="18"/>
          <w:shd w:val="clear" w:color="auto" w:fill="F1F0F0"/>
          <w:lang w:val="en-US"/>
        </w:rPr>
        <w:t>.</w:t>
      </w:r>
      <w:r w:rsidR="007E6E40" w:rsidRPr="00AC216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52745C74" w14:textId="77777777" w:rsidR="007E6E40" w:rsidRDefault="007E6E40" w:rsidP="007E6E40">
      <w:pPr>
        <w:spacing w:line="240" w:lineRule="auto"/>
        <w:ind w:firstLine="708"/>
        <w:jc w:val="center"/>
        <w:rPr>
          <w:rFonts w:ascii="Times New Roman" w:hAnsi="Times New Roman"/>
          <w:bCs/>
          <w:sz w:val="28"/>
          <w:szCs w:val="28"/>
        </w:rPr>
      </w:pPr>
      <w:r w:rsidRPr="00C20758">
        <w:rPr>
          <w:rFonts w:ascii="Times New Roman" w:hAnsi="Times New Roman"/>
          <w:bCs/>
          <w:noProof/>
          <w:sz w:val="28"/>
          <w:szCs w:val="28"/>
          <w:lang w:val="en-US" w:eastAsia="en-US"/>
        </w:rPr>
        <w:lastRenderedPageBreak/>
        <w:drawing>
          <wp:inline distT="0" distB="0" distL="0" distR="0" wp14:anchorId="16C2F095" wp14:editId="4F944A09">
            <wp:extent cx="4876800" cy="350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/>
                    <pic:cNvPicPr>
                      <a:picLocks noChangeAspect="1" noChangeArrowheads="1"/>
                    </pic:cNvPicPr>
                  </pic:nvPicPr>
                  <pic:blipFill>
                    <a:blip r:embed="rId7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B9D1D" w14:textId="77777777" w:rsidR="007E6E40" w:rsidRPr="00AC216D" w:rsidRDefault="00B3151D" w:rsidP="007E6E40">
      <w:pPr>
        <w:spacing w:line="240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Fig</w:t>
      </w:r>
      <w:r w:rsidR="007E6E40" w:rsidRPr="00AC216D">
        <w:rPr>
          <w:rFonts w:ascii="Times New Roman" w:hAnsi="Times New Roman"/>
          <w:bCs/>
          <w:sz w:val="28"/>
          <w:szCs w:val="28"/>
        </w:rPr>
        <w:t>. 2</w:t>
      </w:r>
    </w:p>
    <w:p w14:paraId="39974C9C" w14:textId="77777777" w:rsidR="007E6E40" w:rsidRPr="00FA7BAA" w:rsidRDefault="00AC216D" w:rsidP="007E6E40">
      <w:pPr>
        <w:spacing w:line="240" w:lineRule="auto"/>
        <w:ind w:firstLine="708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AC216D">
        <w:rPr>
          <w:rFonts w:ascii="Times New Roman" w:hAnsi="Times New Roman"/>
          <w:bCs/>
          <w:sz w:val="28"/>
          <w:szCs w:val="28"/>
          <w:lang w:val="en-US"/>
        </w:rPr>
        <w:t xml:space="preserve">We also note that for fused silica and </w:t>
      </w:r>
      <w:r w:rsidR="0009708B">
        <w:rPr>
          <w:rFonts w:ascii="Times New Roman" w:hAnsi="Times New Roman"/>
          <w:bCs/>
          <w:sz w:val="28"/>
          <w:szCs w:val="28"/>
          <w:lang w:val="en-US"/>
        </w:rPr>
        <w:tab/>
        <w:t xml:space="preserve">a </w:t>
      </w:r>
      <w:r w:rsidRPr="00AC216D">
        <w:rPr>
          <w:rFonts w:ascii="Times New Roman" w:hAnsi="Times New Roman"/>
          <w:bCs/>
          <w:sz w:val="28"/>
          <w:szCs w:val="28"/>
          <w:lang w:val="en-US"/>
        </w:rPr>
        <w:t>wavelength of</w:t>
      </w:r>
      <w:r w:rsidR="0009708B">
        <w:rPr>
          <w:rFonts w:ascii="Times New Roman" w:hAnsi="Times New Roman"/>
          <w:bCs/>
          <w:sz w:val="28"/>
          <w:szCs w:val="28"/>
          <w:lang w:val="en-US"/>
        </w:rPr>
        <w:t xml:space="preserve"> 800 nm, at minimum</w:t>
      </w:r>
      <w:r w:rsidRPr="00AC216D">
        <w:rPr>
          <w:rFonts w:ascii="Times New Roman" w:hAnsi="Times New Roman"/>
          <w:bCs/>
          <w:sz w:val="28"/>
          <w:szCs w:val="28"/>
          <w:lang w:val="en-US"/>
        </w:rPr>
        <w:t xml:space="preserve"> 6</w:t>
      </w:r>
      <w:r w:rsidR="0009708B">
        <w:rPr>
          <w:rFonts w:ascii="Times New Roman" w:hAnsi="Times New Roman"/>
          <w:bCs/>
          <w:sz w:val="28"/>
          <w:szCs w:val="28"/>
          <w:lang w:val="en-US"/>
        </w:rPr>
        <w:t xml:space="preserve"> quants are needed for ionization</w:t>
      </w:r>
      <w:r w:rsidRPr="00AC216D">
        <w:rPr>
          <w:rFonts w:ascii="Times New Roman" w:hAnsi="Times New Roman"/>
          <w:bCs/>
          <w:sz w:val="28"/>
          <w:szCs w:val="28"/>
          <w:lang w:val="en-US"/>
        </w:rPr>
        <w:t>.</w:t>
      </w:r>
      <w:r w:rsidR="007E6E40" w:rsidRPr="00AC216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Pr="00AC216D">
        <w:rPr>
          <w:rFonts w:ascii="Times New Roman" w:hAnsi="Times New Roman"/>
          <w:bCs/>
          <w:sz w:val="28"/>
          <w:szCs w:val="28"/>
          <w:lang w:val="en-US"/>
        </w:rPr>
        <w:t xml:space="preserve">However, </w:t>
      </w:r>
      <w:r w:rsidR="00FA7BAA" w:rsidRPr="00FA7BAA">
        <w:rPr>
          <w:rFonts w:ascii="Times New Roman" w:hAnsi="Times New Roman"/>
          <w:bCs/>
          <w:sz w:val="28"/>
          <w:szCs w:val="28"/>
          <w:lang w:val="en-US"/>
        </w:rPr>
        <w:t xml:space="preserve">for such low intensities, that there is no glass </w:t>
      </w:r>
      <w:r w:rsidR="00B3151D" w:rsidRPr="00FA7BAA">
        <w:rPr>
          <w:rFonts w:ascii="Times New Roman" w:hAnsi="Times New Roman"/>
          <w:bCs/>
          <w:sz w:val="28"/>
          <w:szCs w:val="28"/>
          <w:lang w:val="en-US"/>
        </w:rPr>
        <w:t>modification</w:t>
      </w:r>
      <w:r w:rsidR="00FA7BAA" w:rsidRPr="00FA7BAA">
        <w:rPr>
          <w:rFonts w:ascii="Times New Roman" w:hAnsi="Times New Roman"/>
          <w:bCs/>
          <w:sz w:val="28"/>
          <w:szCs w:val="28"/>
          <w:lang w:val="en-US"/>
        </w:rPr>
        <w:t xml:space="preserve"> anymore, the frequently used equation for 6 photon ionization </w:t>
      </w:r>
      <w:r w:rsidR="00FA7BAA" w:rsidRPr="00FA7BAA">
        <w:rPr>
          <w:rFonts w:ascii="Times New Roman" w:hAnsi="Times New Roman"/>
          <w:bCs/>
          <w:sz w:val="28"/>
          <w:szCs w:val="28"/>
          <w:lang w:val="en-US"/>
        </w:rPr>
        <w:object w:dxaOrig="859" w:dyaOrig="380" w14:anchorId="06E9272C">
          <v:shape id="_x0000_i1441" type="#_x0000_t75" style="width:43.5pt;height:19.5pt" o:ole="">
            <v:imagedata r:id="rId777" o:title=""/>
          </v:shape>
          <o:OLEObject Type="Embed" ProgID="Equation.DSMT4" ShapeID="_x0000_i1441" DrawAspect="Content" ObjectID="_1611678967" r:id="rId778"/>
        </w:object>
      </w:r>
      <w:r w:rsidR="00FA7BAA" w:rsidRPr="00FA7BAA">
        <w:rPr>
          <w:rFonts w:ascii="Times New Roman" w:hAnsi="Times New Roman"/>
          <w:bCs/>
          <w:sz w:val="28"/>
          <w:szCs w:val="28"/>
          <w:lang w:val="en-US"/>
        </w:rPr>
        <w:t xml:space="preserve"> stops to be valid.</w:t>
      </w:r>
      <w:r w:rsidRPr="00AC216D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</w:p>
    <w:p w14:paraId="7C62C5CC" w14:textId="77777777" w:rsidR="009745DF" w:rsidRPr="00C02344" w:rsidRDefault="009745DF" w:rsidP="009745DF">
      <w:pPr>
        <w:spacing w:line="240" w:lineRule="auto"/>
        <w:jc w:val="center"/>
        <w:rPr>
          <w:rFonts w:ascii="Times New Roman" w:hAnsi="Times New Roman"/>
          <w:b/>
          <w:color w:val="000000"/>
          <w:sz w:val="28"/>
          <w:lang w:val="en-US"/>
        </w:rPr>
      </w:pPr>
      <w:r w:rsidRPr="00C02344">
        <w:rPr>
          <w:rFonts w:ascii="Times New Roman" w:hAnsi="Times New Roman"/>
          <w:b/>
          <w:color w:val="000000"/>
          <w:sz w:val="28"/>
          <w:lang w:val="en-US"/>
        </w:rPr>
        <w:t xml:space="preserve">5. </w:t>
      </w:r>
      <w:r>
        <w:rPr>
          <w:rFonts w:ascii="Times New Roman" w:hAnsi="Times New Roman"/>
          <w:b/>
          <w:color w:val="000000"/>
          <w:sz w:val="28"/>
          <w:lang w:val="en-US"/>
        </w:rPr>
        <w:t>Integration</w:t>
      </w:r>
      <w:r w:rsidRPr="00C02344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en-US"/>
        </w:rPr>
        <w:t>method</w:t>
      </w:r>
      <w:r w:rsidRPr="00C02344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en-US"/>
        </w:rPr>
        <w:t>while</w:t>
      </w:r>
      <w:r w:rsidRPr="00C02344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en-US"/>
        </w:rPr>
        <w:t>calculating</w:t>
      </w:r>
      <w:r w:rsidRPr="00C02344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en-US"/>
        </w:rPr>
        <w:t>ionization</w:t>
      </w:r>
      <w:r w:rsidRPr="00C02344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b/>
          <w:color w:val="000000"/>
          <w:sz w:val="28"/>
          <w:lang w:val="en-US"/>
        </w:rPr>
        <w:t>rate</w:t>
      </w:r>
    </w:p>
    <w:p w14:paraId="744B2E19" w14:textId="77777777" w:rsidR="009745DF" w:rsidRPr="00E81FDC" w:rsidRDefault="0055763D" w:rsidP="009745DF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In</w:t>
      </w:r>
      <w:r w:rsidRPr="0055763D">
        <w:rPr>
          <w:rFonts w:ascii="Times New Roman" w:hAnsi="Times New Roman"/>
          <w:color w:val="000000"/>
          <w:sz w:val="28"/>
          <w:lang w:val="en-US"/>
        </w:rPr>
        <w:t xml:space="preserve"> [1] </w:t>
      </w:r>
      <w:r>
        <w:rPr>
          <w:rFonts w:ascii="Times New Roman" w:hAnsi="Times New Roman"/>
          <w:color w:val="000000"/>
          <w:sz w:val="28"/>
          <w:lang w:val="en-US"/>
        </w:rPr>
        <w:t>integration</w:t>
      </w:r>
      <w:r w:rsidRPr="0055763D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is carried out by the saddle-point method.</w:t>
      </w:r>
      <w:r w:rsidR="009745DF" w:rsidRPr="0055763D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In</w:t>
      </w:r>
      <w:r w:rsidRPr="0055763D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current</w:t>
      </w:r>
      <w:r w:rsidRPr="0055763D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work</w:t>
      </w:r>
      <w:r w:rsidRPr="0055763D">
        <w:rPr>
          <w:rFonts w:ascii="Times New Roman" w:hAnsi="Times New Roman"/>
          <w:color w:val="000000"/>
          <w:sz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  <w:lang w:val="en-US"/>
        </w:rPr>
        <w:t>numerical</w:t>
      </w:r>
      <w:r w:rsidRPr="0055763D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methods</w:t>
      </w:r>
      <w:r w:rsidRPr="0055763D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 xml:space="preserve">for integrals and sums in </w:t>
      </w:r>
      <w:r w:rsidRPr="0055763D">
        <w:rPr>
          <w:rFonts w:ascii="Times New Roman" w:hAnsi="Times New Roman"/>
          <w:color w:val="000000"/>
          <w:sz w:val="28"/>
          <w:lang w:val="en-US"/>
        </w:rPr>
        <w:t xml:space="preserve">(12), </w:t>
      </w:r>
      <w:r>
        <w:rPr>
          <w:rFonts w:ascii="Times New Roman" w:hAnsi="Times New Roman"/>
          <w:color w:val="000000"/>
          <w:sz w:val="28"/>
          <w:lang w:val="en-US"/>
        </w:rPr>
        <w:t>(15) and</w:t>
      </w:r>
      <w:r w:rsidRPr="0055763D">
        <w:rPr>
          <w:rFonts w:ascii="Times New Roman" w:hAnsi="Times New Roman"/>
          <w:color w:val="000000"/>
          <w:sz w:val="28"/>
          <w:lang w:val="en-US"/>
        </w:rPr>
        <w:t xml:space="preserve"> (17)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="009745DF" w:rsidRPr="0055763D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A7BAA">
        <w:rPr>
          <w:rFonts w:ascii="Times New Roman" w:hAnsi="Times New Roman"/>
          <w:color w:val="000000"/>
          <w:sz w:val="28"/>
          <w:lang w:val="en-US"/>
        </w:rPr>
        <w:t>Such</w:t>
      </w:r>
      <w:r w:rsidR="00FA7BAA" w:rsidRPr="00C0234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A7BAA">
        <w:rPr>
          <w:rFonts w:ascii="Times New Roman" w:hAnsi="Times New Roman"/>
          <w:color w:val="000000"/>
          <w:sz w:val="28"/>
          <w:lang w:val="en-US"/>
        </w:rPr>
        <w:t>calculation</w:t>
      </w:r>
      <w:r w:rsidR="00FA7BAA" w:rsidRPr="00C0234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A7BAA">
        <w:rPr>
          <w:rFonts w:ascii="Times New Roman" w:hAnsi="Times New Roman"/>
          <w:color w:val="000000"/>
          <w:sz w:val="28"/>
          <w:lang w:val="en-US"/>
        </w:rPr>
        <w:t>requires</w:t>
      </w:r>
      <w:r w:rsidR="00FA7BAA" w:rsidRPr="00C0234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A7BAA">
        <w:rPr>
          <w:rFonts w:ascii="Times New Roman" w:hAnsi="Times New Roman"/>
          <w:color w:val="000000"/>
          <w:sz w:val="28"/>
          <w:lang w:val="en-US"/>
        </w:rPr>
        <w:t>significant</w:t>
      </w:r>
      <w:r w:rsidR="00FA7BAA" w:rsidRPr="00C0234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A7BAA">
        <w:rPr>
          <w:rFonts w:ascii="Times New Roman" w:hAnsi="Times New Roman"/>
          <w:color w:val="000000"/>
          <w:sz w:val="28"/>
          <w:lang w:val="en-US"/>
        </w:rPr>
        <w:t>computational</w:t>
      </w:r>
      <w:r w:rsidR="00FA7BAA" w:rsidRPr="00C0234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A7BAA">
        <w:rPr>
          <w:rFonts w:ascii="Times New Roman" w:hAnsi="Times New Roman"/>
          <w:color w:val="000000"/>
          <w:sz w:val="28"/>
          <w:lang w:val="en-US"/>
        </w:rPr>
        <w:t>resources</w:t>
      </w:r>
      <w:r w:rsidR="00FA7BAA" w:rsidRPr="00C02344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191509" w:rsidRPr="00191509">
        <w:rPr>
          <w:rFonts w:ascii="Times New Roman" w:hAnsi="Times New Roman"/>
          <w:color w:val="000000"/>
          <w:sz w:val="28"/>
          <w:lang w:val="en-US"/>
        </w:rPr>
        <w:t>Range of m and n, used during summation, is chosen in a way that the result does not change significantly with further increase of series terms</w:t>
      </w:r>
      <w:r w:rsidR="00191509">
        <w:rPr>
          <w:rFonts w:ascii="Times New Roman" w:hAnsi="Times New Roman"/>
          <w:color w:val="000000"/>
          <w:sz w:val="28"/>
          <w:lang w:val="en-US"/>
        </w:rPr>
        <w:t>.</w:t>
      </w:r>
      <w:r w:rsidR="00E81FDC">
        <w:rPr>
          <w:rFonts w:ascii="Times New Roman" w:hAnsi="Times New Roman"/>
          <w:color w:val="000000"/>
          <w:sz w:val="28"/>
          <w:lang w:val="en-US"/>
        </w:rPr>
        <w:t xml:space="preserve"> To evaluate fast oscillating integrals of form</w:t>
      </w:r>
    </w:p>
    <w:p w14:paraId="03347331" w14:textId="77777777" w:rsidR="009745DF" w:rsidRDefault="009745DF" w:rsidP="009745D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 w:rsidRPr="005E698A">
        <w:rPr>
          <w:rFonts w:ascii="Times New Roman" w:hAnsi="Times New Roman"/>
          <w:color w:val="000000"/>
          <w:position w:val="-32"/>
          <w:sz w:val="28"/>
        </w:rPr>
        <w:object w:dxaOrig="2520" w:dyaOrig="740" w14:anchorId="399065AD">
          <v:shape id="_x0000_i1442" type="#_x0000_t75" style="width:126pt;height:37.5pt" o:ole="">
            <v:imagedata r:id="rId779" o:title=""/>
          </v:shape>
          <o:OLEObject Type="Embed" ProgID="Equation.DSMT4" ShapeID="_x0000_i1442" DrawAspect="Content" ObjectID="_1611678968" r:id="rId780"/>
        </w:object>
      </w:r>
    </w:p>
    <w:p w14:paraId="0E33C6E4" w14:textId="77777777" w:rsidR="009745DF" w:rsidRPr="00E81FDC" w:rsidRDefault="00E81FDC" w:rsidP="009745DF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The following method was used.</w:t>
      </w:r>
      <w:r w:rsidR="009745DF" w:rsidRPr="00E81FDC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The integration range is divided in</w:t>
      </w:r>
      <w:r w:rsidR="009745DF" w:rsidRPr="00E81FD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45DF" w:rsidRPr="00FE0CCE">
        <w:rPr>
          <w:rFonts w:ascii="Times New Roman" w:hAnsi="Times New Roman"/>
          <w:color w:val="000000"/>
          <w:position w:val="-12"/>
          <w:sz w:val="28"/>
        </w:rPr>
        <w:object w:dxaOrig="300" w:dyaOrig="360" w14:anchorId="73997B81">
          <v:shape id="_x0000_i1443" type="#_x0000_t75" style="width:15pt;height:18pt" o:ole="">
            <v:imagedata r:id="rId781" o:title=""/>
          </v:shape>
          <o:OLEObject Type="Embed" ProgID="Equation.DSMT4" ShapeID="_x0000_i1443" DrawAspect="Content" ObjectID="_1611678969" r:id="rId782"/>
        </w:object>
      </w:r>
      <w:r w:rsidR="009745DF" w:rsidRPr="00E81FDC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segments</w:t>
      </w:r>
      <w:r w:rsidR="009745DF" w:rsidRPr="00E81FD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45DF" w:rsidRPr="00FE0CCE">
        <w:rPr>
          <w:rFonts w:ascii="Times New Roman" w:hAnsi="Times New Roman"/>
          <w:color w:val="000000"/>
          <w:position w:val="-12"/>
          <w:sz w:val="28"/>
        </w:rPr>
        <w:object w:dxaOrig="720" w:dyaOrig="360" w14:anchorId="62240603">
          <v:shape id="_x0000_i1444" type="#_x0000_t75" style="width:36pt;height:18pt" o:ole="">
            <v:imagedata r:id="rId783" o:title=""/>
          </v:shape>
          <o:OLEObject Type="Embed" ProgID="Equation.DSMT4" ShapeID="_x0000_i1444" DrawAspect="Content" ObjectID="_1611678970" r:id="rId784"/>
        </w:object>
      </w:r>
      <w:r w:rsidR="009745DF" w:rsidRPr="00E81FDC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9745DF" w:rsidRPr="00FE0CCE">
        <w:rPr>
          <w:rFonts w:ascii="Times New Roman" w:hAnsi="Times New Roman"/>
          <w:color w:val="000000"/>
          <w:position w:val="-12"/>
          <w:sz w:val="28"/>
        </w:rPr>
        <w:object w:dxaOrig="1200" w:dyaOrig="360" w14:anchorId="1B078E90">
          <v:shape id="_x0000_i1445" type="#_x0000_t75" style="width:60pt;height:18pt" o:ole="">
            <v:imagedata r:id="rId785" o:title=""/>
          </v:shape>
          <o:OLEObject Type="Embed" ProgID="Equation.DSMT4" ShapeID="_x0000_i1445" DrawAspect="Content" ObjectID="_1611678971" r:id="rId786"/>
        </w:object>
      </w:r>
      <w:r w:rsidR="009745DF" w:rsidRPr="00E81FDC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9745DF" w:rsidRPr="00FE0CCE">
        <w:rPr>
          <w:rFonts w:ascii="Times New Roman" w:hAnsi="Times New Roman"/>
          <w:color w:val="000000"/>
          <w:position w:val="-12"/>
          <w:sz w:val="28"/>
        </w:rPr>
        <w:object w:dxaOrig="1380" w:dyaOrig="360" w14:anchorId="0BF4EC41">
          <v:shape id="_x0000_i1446" type="#_x0000_t75" style="width:69pt;height:18pt" o:ole="">
            <v:imagedata r:id="rId787" o:title=""/>
          </v:shape>
          <o:OLEObject Type="Embed" ProgID="Equation.DSMT4" ShapeID="_x0000_i1446" DrawAspect="Content" ObjectID="_1611678972" r:id="rId788"/>
        </w:object>
      </w:r>
      <w:r w:rsidR="009745DF" w:rsidRPr="00E81FDC">
        <w:rPr>
          <w:rFonts w:ascii="Times New Roman" w:hAnsi="Times New Roman"/>
          <w:color w:val="000000"/>
          <w:sz w:val="28"/>
          <w:lang w:val="en-US"/>
        </w:rPr>
        <w:t xml:space="preserve">. </w:t>
      </w:r>
      <w:r>
        <w:rPr>
          <w:rFonts w:ascii="Times New Roman" w:hAnsi="Times New Roman"/>
          <w:color w:val="000000"/>
          <w:sz w:val="28"/>
          <w:lang w:val="en-US"/>
        </w:rPr>
        <w:t>In segments</w:t>
      </w:r>
      <w:r w:rsidR="009745DF" w:rsidRPr="00E81FD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45DF" w:rsidRPr="00860D16">
        <w:rPr>
          <w:rFonts w:ascii="Times New Roman" w:hAnsi="Times New Roman"/>
          <w:color w:val="000000"/>
          <w:position w:val="-12"/>
          <w:sz w:val="28"/>
        </w:rPr>
        <w:object w:dxaOrig="1200" w:dyaOrig="360" w14:anchorId="4E182718">
          <v:shape id="_x0000_i1447" type="#_x0000_t75" style="width:60pt;height:18pt" o:ole="">
            <v:imagedata r:id="rId789" o:title=""/>
          </v:shape>
          <o:OLEObject Type="Embed" ProgID="Equation.DSMT4" ShapeID="_x0000_i1447" DrawAspect="Content" ObjectID="_1611678973" r:id="rId790"/>
        </w:object>
      </w:r>
      <w:r w:rsidR="009745DF" w:rsidRPr="00E81FD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45DF" w:rsidRPr="00E81FDC">
        <w:rPr>
          <w:rFonts w:ascii="Times New Roman" w:hAnsi="Times New Roman"/>
          <w:i/>
          <w:color w:val="000000"/>
          <w:sz w:val="28"/>
          <w:lang w:val="en-US"/>
        </w:rPr>
        <w:t xml:space="preserve">F </w:t>
      </w:r>
      <w:r>
        <w:rPr>
          <w:rFonts w:ascii="Times New Roman" w:hAnsi="Times New Roman"/>
          <w:i/>
          <w:color w:val="000000"/>
          <w:sz w:val="28"/>
          <w:lang w:val="en-US"/>
        </w:rPr>
        <w:t xml:space="preserve"> </w:t>
      </w:r>
      <w:r w:rsidRPr="00E81FDC">
        <w:rPr>
          <w:rFonts w:ascii="Times New Roman" w:hAnsi="Times New Roman"/>
          <w:color w:val="000000"/>
          <w:sz w:val="28"/>
          <w:lang w:val="en-US"/>
        </w:rPr>
        <w:t xml:space="preserve">is approximated by quadratic </w:t>
      </w:r>
      <w:r>
        <w:rPr>
          <w:rFonts w:ascii="Times New Roman" w:hAnsi="Times New Roman"/>
          <w:color w:val="000000"/>
          <w:sz w:val="28"/>
          <w:lang w:val="en-US"/>
        </w:rPr>
        <w:t>polynom:</w:t>
      </w:r>
    </w:p>
    <w:p w14:paraId="7361D31F" w14:textId="77777777" w:rsidR="009745DF" w:rsidRDefault="009745DF" w:rsidP="009745D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 w:rsidRPr="00F3599E">
        <w:rPr>
          <w:rFonts w:ascii="Times New Roman" w:hAnsi="Times New Roman"/>
          <w:color w:val="000000"/>
          <w:position w:val="-24"/>
          <w:sz w:val="28"/>
        </w:rPr>
        <w:object w:dxaOrig="5319" w:dyaOrig="620" w14:anchorId="0FA0A760">
          <v:shape id="_x0000_i1448" type="#_x0000_t75" style="width:267pt;height:31.5pt" o:ole="">
            <v:imagedata r:id="rId791" o:title=""/>
          </v:shape>
          <o:OLEObject Type="Embed" ProgID="Equation.DSMT4" ShapeID="_x0000_i1448" DrawAspect="Content" ObjectID="_1611678974" r:id="rId792"/>
        </w:object>
      </w:r>
    </w:p>
    <w:p w14:paraId="0AED493F" w14:textId="77777777" w:rsidR="009745DF" w:rsidRPr="00E81FDC" w:rsidRDefault="00E81FDC" w:rsidP="009745DF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E81FDC">
        <w:rPr>
          <w:rFonts w:ascii="Times New Roman" w:hAnsi="Times New Roman"/>
          <w:color w:val="000000"/>
          <w:sz w:val="28"/>
          <w:lang w:val="en-US"/>
        </w:rPr>
        <w:t>The exponent is represented in the form</w:t>
      </w:r>
    </w:p>
    <w:p w14:paraId="4C1FA877" w14:textId="77777777" w:rsidR="009745DF" w:rsidRPr="00440CFC" w:rsidRDefault="009745DF" w:rsidP="009745D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 w:rsidRPr="006A01E7">
        <w:rPr>
          <w:rFonts w:ascii="Times New Roman" w:hAnsi="Times New Roman"/>
          <w:color w:val="000000"/>
          <w:position w:val="-28"/>
          <w:sz w:val="28"/>
        </w:rPr>
        <w:object w:dxaOrig="3519" w:dyaOrig="680" w14:anchorId="2141D7AE">
          <v:shape id="_x0000_i1449" type="#_x0000_t75" style="width:176.25pt;height:33.75pt" o:ole="">
            <v:imagedata r:id="rId793" o:title=""/>
          </v:shape>
          <o:OLEObject Type="Embed" ProgID="Equation.DSMT4" ShapeID="_x0000_i1449" DrawAspect="Content" ObjectID="_1611678975" r:id="rId794"/>
        </w:object>
      </w:r>
    </w:p>
    <w:p w14:paraId="758EA802" w14:textId="77777777" w:rsidR="009745DF" w:rsidRDefault="00342048" w:rsidP="009745DF">
      <w:pPr>
        <w:spacing w:line="240" w:lineRule="auto"/>
        <w:jc w:val="both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Then</w:t>
      </w:r>
    </w:p>
    <w:p w14:paraId="7CD03934" w14:textId="77777777" w:rsidR="009745DF" w:rsidRPr="00C66AF1" w:rsidRDefault="009745DF" w:rsidP="009745DF">
      <w:pPr>
        <w:spacing w:line="240" w:lineRule="auto"/>
        <w:jc w:val="center"/>
        <w:rPr>
          <w:rFonts w:ascii="Times New Roman" w:hAnsi="Times New Roman"/>
          <w:color w:val="000000"/>
          <w:sz w:val="28"/>
        </w:rPr>
      </w:pPr>
      <w:r w:rsidRPr="006177E6">
        <w:rPr>
          <w:rFonts w:ascii="Times New Roman" w:hAnsi="Times New Roman"/>
          <w:color w:val="000000"/>
          <w:position w:val="-32"/>
          <w:sz w:val="28"/>
        </w:rPr>
        <w:object w:dxaOrig="7339" w:dyaOrig="740" w14:anchorId="75FC04D3">
          <v:shape id="_x0000_i1450" type="#_x0000_t75" style="width:367.5pt;height:37.5pt" o:ole="">
            <v:imagedata r:id="rId795" o:title=""/>
          </v:shape>
          <o:OLEObject Type="Embed" ProgID="Equation.DSMT4" ShapeID="_x0000_i1450" DrawAspect="Content" ObjectID="_1611678976" r:id="rId796"/>
        </w:object>
      </w:r>
    </w:p>
    <w:p w14:paraId="5B2F700F" w14:textId="77777777" w:rsidR="009745DF" w:rsidRPr="000315B1" w:rsidRDefault="000315B1" w:rsidP="009745DF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0315B1">
        <w:rPr>
          <w:rFonts w:ascii="Times New Roman" w:hAnsi="Times New Roman"/>
          <w:color w:val="000000"/>
          <w:sz w:val="28"/>
          <w:lang w:val="en-US"/>
        </w:rPr>
        <w:t>where</w:t>
      </w:r>
      <w:r w:rsidR="009745DF" w:rsidRPr="000315B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45DF" w:rsidRPr="00BB3C02">
        <w:rPr>
          <w:rFonts w:ascii="Times New Roman" w:hAnsi="Times New Roman"/>
          <w:color w:val="000000"/>
          <w:position w:val="-24"/>
          <w:sz w:val="28"/>
        </w:rPr>
        <w:object w:dxaOrig="1500" w:dyaOrig="620" w14:anchorId="605211F4">
          <v:shape id="_x0000_i1451" type="#_x0000_t75" style="width:75pt;height:31.5pt" o:ole="">
            <v:imagedata r:id="rId797" o:title=""/>
          </v:shape>
          <o:OLEObject Type="Embed" ProgID="Equation.DSMT4" ShapeID="_x0000_i1451" DrawAspect="Content" ObjectID="_1611678977" r:id="rId798"/>
        </w:object>
      </w:r>
      <w:r w:rsidR="009745DF" w:rsidRPr="000315B1">
        <w:rPr>
          <w:rFonts w:ascii="Times New Roman" w:hAnsi="Times New Roman"/>
          <w:color w:val="000000"/>
          <w:sz w:val="28"/>
          <w:lang w:val="en-US"/>
        </w:rPr>
        <w:t xml:space="preserve">. </w:t>
      </w:r>
      <w:r>
        <w:rPr>
          <w:rFonts w:ascii="Times New Roman" w:hAnsi="Times New Roman"/>
          <w:color w:val="000000"/>
          <w:sz w:val="28"/>
          <w:lang w:val="en-US"/>
        </w:rPr>
        <w:t>Integration in those expressions can be easily carried out analytically.</w:t>
      </w:r>
    </w:p>
    <w:p w14:paraId="45EAC624" w14:textId="77777777" w:rsidR="009745DF" w:rsidRPr="00A41910" w:rsidRDefault="009745DF" w:rsidP="009745DF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0315B1">
        <w:rPr>
          <w:rFonts w:ascii="Times New Roman" w:hAnsi="Times New Roman"/>
          <w:color w:val="000000"/>
          <w:sz w:val="28"/>
          <w:lang w:val="en-US"/>
        </w:rPr>
        <w:tab/>
      </w:r>
      <w:r w:rsidR="000315B1">
        <w:rPr>
          <w:rFonts w:ascii="Times New Roman" w:hAnsi="Times New Roman"/>
          <w:color w:val="000000"/>
          <w:sz w:val="28"/>
          <w:lang w:val="en-US"/>
        </w:rPr>
        <w:t>Integration</w:t>
      </w:r>
      <w:r w:rsidR="000315B1" w:rsidRPr="00DB2A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315B1">
        <w:rPr>
          <w:rFonts w:ascii="Times New Roman" w:hAnsi="Times New Roman"/>
          <w:color w:val="000000"/>
          <w:sz w:val="28"/>
          <w:lang w:val="en-US"/>
        </w:rPr>
        <w:t>over</w:t>
      </w:r>
      <w:r w:rsidR="000315B1" w:rsidRPr="00DB2A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9D7416">
        <w:rPr>
          <w:rFonts w:ascii="Times New Roman" w:hAnsi="Times New Roman"/>
          <w:color w:val="000000"/>
          <w:position w:val="-10"/>
          <w:sz w:val="28"/>
        </w:rPr>
        <w:object w:dxaOrig="220" w:dyaOrig="260" w14:anchorId="4787AEDB">
          <v:shape id="_x0000_i1452" type="#_x0000_t75" style="width:10.5pt;height:13.5pt" o:ole="">
            <v:imagedata r:id="rId799" o:title=""/>
          </v:shape>
          <o:OLEObject Type="Embed" ProgID="Equation.DSMT4" ShapeID="_x0000_i1452" DrawAspect="Content" ObjectID="_1611678978" r:id="rId800"/>
        </w:object>
      </w:r>
      <w:r w:rsidR="000315B1" w:rsidRPr="00DB2ADB">
        <w:rPr>
          <w:rFonts w:ascii="Times New Roman" w:hAnsi="Times New Roman"/>
          <w:color w:val="000000"/>
          <w:sz w:val="28"/>
          <w:lang w:val="en-US"/>
        </w:rPr>
        <w:t xml:space="preserve"> and</w:t>
      </w:r>
      <w:r w:rsidRPr="00DB2A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9D7416">
        <w:rPr>
          <w:rFonts w:ascii="Times New Roman" w:hAnsi="Times New Roman"/>
          <w:color w:val="000000"/>
          <w:position w:val="-12"/>
          <w:sz w:val="28"/>
        </w:rPr>
        <w:object w:dxaOrig="260" w:dyaOrig="360" w14:anchorId="3B4BF302">
          <v:shape id="_x0000_i1453" type="#_x0000_t75" style="width:13.5pt;height:18pt" o:ole="">
            <v:imagedata r:id="rId801" o:title=""/>
          </v:shape>
          <o:OLEObject Type="Embed" ProgID="Equation.DSMT4" ShapeID="_x0000_i1453" DrawAspect="Content" ObjectID="_1611678979" r:id="rId802"/>
        </w:object>
      </w:r>
      <w:r w:rsidRPr="00DB2A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315B1">
        <w:rPr>
          <w:rFonts w:ascii="Times New Roman" w:hAnsi="Times New Roman"/>
          <w:color w:val="000000"/>
          <w:sz w:val="28"/>
          <w:lang w:val="en-US"/>
        </w:rPr>
        <w:t>was</w:t>
      </w:r>
      <w:r w:rsidR="000315B1" w:rsidRPr="00DB2A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315B1">
        <w:rPr>
          <w:rFonts w:ascii="Times New Roman" w:hAnsi="Times New Roman"/>
          <w:color w:val="000000"/>
          <w:sz w:val="28"/>
          <w:lang w:val="en-US"/>
        </w:rPr>
        <w:t>made</w:t>
      </w:r>
      <w:r w:rsidR="000315B1" w:rsidRPr="00DB2A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315B1">
        <w:rPr>
          <w:rFonts w:ascii="Times New Roman" w:hAnsi="Times New Roman"/>
          <w:color w:val="000000"/>
          <w:sz w:val="28"/>
          <w:lang w:val="en-US"/>
        </w:rPr>
        <w:t>with</w:t>
      </w:r>
      <w:r w:rsidR="000315B1" w:rsidRPr="00DB2A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DB2ADB">
        <w:rPr>
          <w:rFonts w:ascii="Times New Roman" w:hAnsi="Times New Roman"/>
          <w:color w:val="000000"/>
          <w:sz w:val="28"/>
          <w:lang w:val="en-US"/>
        </w:rPr>
        <w:t>rectangle method</w:t>
      </w:r>
      <w:r w:rsidRPr="00DB2ADB">
        <w:rPr>
          <w:rFonts w:ascii="Times New Roman" w:hAnsi="Times New Roman"/>
          <w:color w:val="000000"/>
          <w:sz w:val="28"/>
          <w:lang w:val="en-US"/>
        </w:rPr>
        <w:t xml:space="preserve"> (</w:t>
      </w:r>
      <w:r w:rsidRPr="00C3746A">
        <w:rPr>
          <w:rFonts w:ascii="Times New Roman" w:hAnsi="Times New Roman"/>
          <w:color w:val="000000"/>
          <w:position w:val="-32"/>
          <w:sz w:val="28"/>
        </w:rPr>
        <w:object w:dxaOrig="2720" w:dyaOrig="740" w14:anchorId="6BB65955">
          <v:shape id="_x0000_i1454" type="#_x0000_t75" style="width:135.75pt;height:37.5pt" o:ole="">
            <v:imagedata r:id="rId803" o:title=""/>
          </v:shape>
          <o:OLEObject Type="Embed" ProgID="Equation.DSMT4" ShapeID="_x0000_i1454" DrawAspect="Content" ObjectID="_1611678980" r:id="rId804"/>
        </w:object>
      </w:r>
      <w:r w:rsidRPr="00DB2ADB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Pr="00C3746A">
        <w:rPr>
          <w:rFonts w:ascii="Times New Roman" w:hAnsi="Times New Roman"/>
          <w:color w:val="000000"/>
          <w:position w:val="-30"/>
          <w:sz w:val="28"/>
        </w:rPr>
        <w:object w:dxaOrig="2240" w:dyaOrig="680" w14:anchorId="4D8E0844">
          <v:shape id="_x0000_i1455" type="#_x0000_t75" style="width:111.75pt;height:33.75pt" o:ole="">
            <v:imagedata r:id="rId805" o:title=""/>
          </v:shape>
          <o:OLEObject Type="Embed" ProgID="Equation.DSMT4" ShapeID="_x0000_i1455" DrawAspect="Content" ObjectID="_1611678981" r:id="rId806"/>
        </w:object>
      </w:r>
      <w:r w:rsidRPr="00DB2ADB">
        <w:rPr>
          <w:rFonts w:ascii="Times New Roman" w:hAnsi="Times New Roman"/>
          <w:color w:val="000000"/>
          <w:sz w:val="28"/>
          <w:lang w:val="en-US"/>
        </w:rPr>
        <w:t xml:space="preserve">) </w:t>
      </w:r>
      <w:r w:rsidR="00DB2ADB" w:rsidRPr="00DB2ADB">
        <w:rPr>
          <w:rFonts w:ascii="Times New Roman" w:hAnsi="Times New Roman"/>
          <w:color w:val="000000"/>
          <w:sz w:val="28"/>
          <w:lang w:val="en-US"/>
        </w:rPr>
        <w:t>or</w:t>
      </w:r>
      <w:r w:rsidRPr="00DB2A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DB2ADB">
        <w:rPr>
          <w:rFonts w:ascii="Times New Roman" w:hAnsi="Times New Roman"/>
          <w:color w:val="000000"/>
          <w:sz w:val="28"/>
          <w:lang w:val="en-US"/>
        </w:rPr>
        <w:t xml:space="preserve">Simpson’s </w:t>
      </w:r>
      <w:r w:rsidR="002E28E1">
        <w:rPr>
          <w:rFonts w:ascii="Times New Roman" w:hAnsi="Times New Roman"/>
          <w:color w:val="000000"/>
          <w:sz w:val="28"/>
          <w:lang w:val="en-US"/>
        </w:rPr>
        <w:t>rule</w:t>
      </w:r>
      <w:r w:rsidRPr="00DB2ADB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2E28E1">
        <w:rPr>
          <w:rFonts w:ascii="Times New Roman" w:hAnsi="Times New Roman"/>
          <w:color w:val="000000"/>
          <w:sz w:val="28"/>
          <w:lang w:val="en-US"/>
        </w:rPr>
        <w:t>The</w:t>
      </w:r>
      <w:r w:rsidR="002E28E1" w:rsidRPr="002E28E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E28E1">
        <w:rPr>
          <w:rFonts w:ascii="Times New Roman" w:hAnsi="Times New Roman"/>
          <w:color w:val="000000"/>
          <w:sz w:val="28"/>
          <w:lang w:val="en-US"/>
        </w:rPr>
        <w:t>num</w:t>
      </w:r>
      <w:r w:rsidR="00DB2ADB">
        <w:rPr>
          <w:rFonts w:ascii="Times New Roman" w:hAnsi="Times New Roman"/>
          <w:color w:val="000000"/>
          <w:sz w:val="28"/>
          <w:lang w:val="en-US"/>
        </w:rPr>
        <w:t>ber</w:t>
      </w:r>
      <w:r w:rsidR="00DB2ADB" w:rsidRPr="002E28E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DB2ADB">
        <w:rPr>
          <w:rFonts w:ascii="Times New Roman" w:hAnsi="Times New Roman"/>
          <w:color w:val="000000"/>
          <w:sz w:val="28"/>
          <w:lang w:val="en-US"/>
        </w:rPr>
        <w:t>of</w:t>
      </w:r>
      <w:r w:rsidR="002E28E1" w:rsidRPr="002E28E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E28E1">
        <w:rPr>
          <w:rFonts w:ascii="Times New Roman" w:hAnsi="Times New Roman"/>
          <w:color w:val="000000"/>
          <w:sz w:val="28"/>
          <w:lang w:val="en-US"/>
        </w:rPr>
        <w:t xml:space="preserve"> grid points</w:t>
      </w:r>
      <w:r w:rsidR="002E28E1" w:rsidRPr="002E28E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E28E1">
        <w:rPr>
          <w:rFonts w:ascii="Times New Roman" w:hAnsi="Times New Roman"/>
          <w:color w:val="000000"/>
          <w:sz w:val="28"/>
          <w:lang w:val="en-US"/>
        </w:rPr>
        <w:t>was</w:t>
      </w:r>
      <w:r w:rsidR="002E28E1" w:rsidRPr="002E28E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DB2ADB" w:rsidRPr="002E28E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E28E1">
        <w:rPr>
          <w:rFonts w:ascii="Times New Roman" w:hAnsi="Times New Roman"/>
          <w:color w:val="000000"/>
          <w:sz w:val="28"/>
          <w:lang w:val="en-US"/>
        </w:rPr>
        <w:t>selected experimentally</w:t>
      </w:r>
      <w:r w:rsidRPr="002E28E1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2E28E1">
        <w:rPr>
          <w:rFonts w:ascii="Times New Roman" w:hAnsi="Times New Roman"/>
          <w:color w:val="000000"/>
          <w:sz w:val="28"/>
          <w:lang w:val="en-US"/>
        </w:rPr>
        <w:t>Calculations show that Simpson’s rule is more suitable for integrating over</w:t>
      </w:r>
      <w:r w:rsidRPr="002E28E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9D7416">
        <w:rPr>
          <w:rFonts w:ascii="Times New Roman" w:hAnsi="Times New Roman"/>
          <w:color w:val="000000"/>
          <w:position w:val="-12"/>
          <w:sz w:val="28"/>
        </w:rPr>
        <w:object w:dxaOrig="260" w:dyaOrig="360" w14:anchorId="5CDFF23E">
          <v:shape id="_x0000_i1456" type="#_x0000_t75" style="width:13.5pt;height:18pt" o:ole="">
            <v:imagedata r:id="rId801" o:title=""/>
          </v:shape>
          <o:OLEObject Type="Embed" ProgID="Equation.DSMT4" ShapeID="_x0000_i1456" DrawAspect="Content" ObjectID="_1611678982" r:id="rId807"/>
        </w:object>
      </w:r>
      <w:r w:rsidRPr="002E28E1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C02344" w:rsidRPr="00F878F5">
        <w:rPr>
          <w:rFonts w:ascii="Times New Roman" w:hAnsi="Times New Roman"/>
          <w:color w:val="000000"/>
          <w:sz w:val="28"/>
          <w:lang w:val="en-US"/>
        </w:rPr>
        <w:t xml:space="preserve">30 </w:t>
      </w:r>
      <w:r w:rsidR="00C02344">
        <w:rPr>
          <w:rFonts w:ascii="Times New Roman" w:hAnsi="Times New Roman"/>
          <w:color w:val="000000"/>
          <w:sz w:val="28"/>
          <w:lang w:val="en-US"/>
        </w:rPr>
        <w:t>grid</w:t>
      </w:r>
      <w:r w:rsidR="00C02344" w:rsidRPr="00F878F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02344">
        <w:rPr>
          <w:rFonts w:ascii="Times New Roman" w:hAnsi="Times New Roman"/>
          <w:color w:val="000000"/>
          <w:sz w:val="28"/>
          <w:lang w:val="en-US"/>
        </w:rPr>
        <w:t>nodes</w:t>
      </w:r>
      <w:r w:rsidR="00C02344" w:rsidRPr="00F878F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02344">
        <w:rPr>
          <w:rFonts w:ascii="Times New Roman" w:hAnsi="Times New Roman"/>
          <w:color w:val="000000"/>
          <w:sz w:val="28"/>
          <w:lang w:val="en-US"/>
        </w:rPr>
        <w:t>are</w:t>
      </w:r>
      <w:r w:rsidR="00C02344" w:rsidRPr="00F878F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02344">
        <w:rPr>
          <w:rFonts w:ascii="Times New Roman" w:hAnsi="Times New Roman"/>
          <w:color w:val="000000"/>
          <w:sz w:val="28"/>
          <w:lang w:val="en-US"/>
        </w:rPr>
        <w:t>sufficient</w:t>
      </w:r>
      <w:r w:rsidR="00C02344" w:rsidRPr="00F878F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02344">
        <w:rPr>
          <w:rFonts w:ascii="Times New Roman" w:hAnsi="Times New Roman"/>
          <w:color w:val="000000"/>
          <w:sz w:val="28"/>
          <w:lang w:val="en-US"/>
        </w:rPr>
        <w:t>to</w:t>
      </w:r>
      <w:r w:rsidR="00C02344" w:rsidRPr="00F878F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878F5">
        <w:rPr>
          <w:rFonts w:ascii="Times New Roman" w:hAnsi="Times New Roman"/>
          <w:color w:val="000000"/>
          <w:sz w:val="28"/>
          <w:lang w:val="en-US"/>
        </w:rPr>
        <w:t xml:space="preserve">bring error below </w:t>
      </w:r>
      <w:r w:rsidRPr="00F878F5">
        <w:rPr>
          <w:rFonts w:ascii="Times New Roman" w:hAnsi="Times New Roman"/>
          <w:color w:val="000000"/>
          <w:sz w:val="28"/>
          <w:lang w:val="en-US"/>
        </w:rPr>
        <w:t xml:space="preserve">1%. </w:t>
      </w:r>
      <w:r w:rsidR="00F878F5">
        <w:rPr>
          <w:rFonts w:ascii="Times New Roman" w:hAnsi="Times New Roman"/>
          <w:color w:val="000000"/>
          <w:sz w:val="28"/>
          <w:lang w:val="en-US"/>
        </w:rPr>
        <w:t xml:space="preserve">In many </w:t>
      </w:r>
      <w:r w:rsidR="00817F28">
        <w:rPr>
          <w:rFonts w:ascii="Times New Roman" w:hAnsi="Times New Roman"/>
          <w:color w:val="000000"/>
          <w:sz w:val="28"/>
          <w:lang w:val="en-US"/>
        </w:rPr>
        <w:t>cases,</w:t>
      </w:r>
      <w:r w:rsidR="00F878F5">
        <w:rPr>
          <w:rFonts w:ascii="Times New Roman" w:hAnsi="Times New Roman"/>
          <w:color w:val="000000"/>
          <w:sz w:val="28"/>
          <w:lang w:val="en-US"/>
        </w:rPr>
        <w:t xml:space="preserve"> rec</w:t>
      </w:r>
      <w:r w:rsidR="00817F28">
        <w:rPr>
          <w:rFonts w:ascii="Times New Roman" w:hAnsi="Times New Roman"/>
          <w:color w:val="000000"/>
          <w:sz w:val="28"/>
          <w:lang w:val="en-US"/>
        </w:rPr>
        <w:t>tangular method converges faster</w:t>
      </w:r>
      <w:r w:rsidR="00F878F5">
        <w:rPr>
          <w:rFonts w:ascii="Times New Roman" w:hAnsi="Times New Roman"/>
          <w:color w:val="000000"/>
          <w:sz w:val="28"/>
          <w:lang w:val="en-US"/>
        </w:rPr>
        <w:t xml:space="preserve"> than Simpson’s rule while</w:t>
      </w:r>
      <w:r w:rsidR="00F878F5" w:rsidRPr="00F878F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878F5">
        <w:rPr>
          <w:rFonts w:ascii="Times New Roman" w:hAnsi="Times New Roman"/>
          <w:color w:val="000000"/>
          <w:sz w:val="28"/>
          <w:lang w:val="en-US"/>
        </w:rPr>
        <w:t>integrating</w:t>
      </w:r>
      <w:r w:rsidR="00F878F5" w:rsidRPr="00F878F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878F5">
        <w:rPr>
          <w:rFonts w:ascii="Times New Roman" w:hAnsi="Times New Roman"/>
          <w:color w:val="000000"/>
          <w:sz w:val="28"/>
          <w:lang w:val="en-US"/>
        </w:rPr>
        <w:t>over</w:t>
      </w:r>
      <w:r w:rsidRPr="00AC1CC5">
        <w:rPr>
          <w:rFonts w:ascii="Times New Roman" w:hAnsi="Times New Roman"/>
          <w:color w:val="000000"/>
          <w:position w:val="-10"/>
          <w:sz w:val="28"/>
        </w:rPr>
        <w:object w:dxaOrig="220" w:dyaOrig="260" w14:anchorId="165D10B0">
          <v:shape id="_x0000_i1457" type="#_x0000_t75" style="width:10.5pt;height:13.5pt" o:ole="">
            <v:imagedata r:id="rId808" o:title=""/>
          </v:shape>
          <o:OLEObject Type="Embed" ProgID="Equation.DSMT4" ShapeID="_x0000_i1457" DrawAspect="Content" ObjectID="_1611678983" r:id="rId809"/>
        </w:object>
      </w:r>
      <w:r w:rsidR="00F878F5" w:rsidRPr="00F878F5">
        <w:rPr>
          <w:rFonts w:ascii="Times New Roman" w:hAnsi="Times New Roman"/>
          <w:color w:val="000000"/>
          <w:sz w:val="28"/>
          <w:lang w:val="en-US"/>
        </w:rPr>
        <w:t>.</w:t>
      </w:r>
      <w:r w:rsidRPr="00F878F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452EB">
        <w:rPr>
          <w:rFonts w:ascii="Times New Roman" w:hAnsi="Times New Roman"/>
          <w:color w:val="000000"/>
          <w:sz w:val="28"/>
          <w:lang w:val="en-US"/>
        </w:rPr>
        <w:t>Besides</w:t>
      </w:r>
      <w:r w:rsidR="00C452EB" w:rsidRPr="00C452EB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FB76E8">
        <w:rPr>
          <w:rFonts w:ascii="Times New Roman" w:hAnsi="Times New Roman"/>
          <w:color w:val="000000"/>
          <w:sz w:val="28"/>
          <w:lang w:val="en-US"/>
        </w:rPr>
        <w:t xml:space="preserve">the </w:t>
      </w:r>
      <w:r w:rsidR="00C452EB">
        <w:rPr>
          <w:rFonts w:ascii="Times New Roman" w:hAnsi="Times New Roman"/>
          <w:color w:val="000000"/>
          <w:sz w:val="28"/>
          <w:lang w:val="en-US"/>
        </w:rPr>
        <w:t>result</w:t>
      </w:r>
      <w:r w:rsidR="00C452EB" w:rsidRPr="00C452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B76E8">
        <w:rPr>
          <w:rFonts w:ascii="Times New Roman" w:hAnsi="Times New Roman"/>
          <w:color w:val="000000"/>
          <w:sz w:val="28"/>
          <w:lang w:val="en-US"/>
        </w:rPr>
        <w:t xml:space="preserve">doesn’t change </w:t>
      </w:r>
      <w:r w:rsidR="00A41910">
        <w:rPr>
          <w:rFonts w:ascii="Times New Roman" w:hAnsi="Times New Roman"/>
          <w:color w:val="000000"/>
          <w:sz w:val="28"/>
          <w:lang w:val="en-US"/>
        </w:rPr>
        <w:t>at</w:t>
      </w:r>
      <w:r w:rsidR="00C452EB" w:rsidRPr="00C452EB">
        <w:rPr>
          <w:rFonts w:ascii="Times New Roman" w:hAnsi="Times New Roman"/>
          <w:color w:val="000000"/>
          <w:sz w:val="28"/>
          <w:lang w:val="en-US"/>
        </w:rPr>
        <w:t xml:space="preserve"> 10-</w:t>
      </w:r>
      <w:r w:rsidR="00C452EB">
        <w:rPr>
          <w:rFonts w:ascii="Times New Roman" w:hAnsi="Times New Roman"/>
          <w:color w:val="000000"/>
          <w:sz w:val="28"/>
          <w:lang w:val="en-US"/>
        </w:rPr>
        <w:t>s</w:t>
      </w:r>
      <w:r w:rsidR="00C452EB" w:rsidRPr="00C452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452EB">
        <w:rPr>
          <w:rFonts w:ascii="Times New Roman" w:hAnsi="Times New Roman"/>
          <w:color w:val="000000"/>
          <w:sz w:val="28"/>
          <w:lang w:val="en-US"/>
        </w:rPr>
        <w:t>decimal place</w:t>
      </w:r>
      <w:r w:rsidR="00C452EB" w:rsidRPr="00C452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452EB">
        <w:rPr>
          <w:rFonts w:ascii="Times New Roman" w:hAnsi="Times New Roman"/>
          <w:color w:val="000000"/>
          <w:sz w:val="28"/>
          <w:lang w:val="en-US"/>
        </w:rPr>
        <w:t xml:space="preserve">with further increase of </w:t>
      </w:r>
      <w:r w:rsidR="00C452EB" w:rsidRPr="00690B94">
        <w:rPr>
          <w:rFonts w:ascii="Times New Roman" w:hAnsi="Times New Roman"/>
          <w:color w:val="000000"/>
          <w:position w:val="-12"/>
          <w:sz w:val="28"/>
        </w:rPr>
        <w:object w:dxaOrig="279" w:dyaOrig="360" w14:anchorId="0B55F374">
          <v:shape id="_x0000_i1458" type="#_x0000_t75" style="width:14.25pt;height:18pt" o:ole="">
            <v:imagedata r:id="rId810" o:title=""/>
          </v:shape>
          <o:OLEObject Type="Embed" ProgID="Equation.DSMT4" ShapeID="_x0000_i1458" DrawAspect="Content" ObjectID="_1611678984" r:id="rId811"/>
        </w:object>
      </w:r>
      <w:r w:rsidR="00C452EB" w:rsidRPr="00C452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452EB">
        <w:rPr>
          <w:rFonts w:ascii="Times New Roman" w:hAnsi="Times New Roman"/>
          <w:color w:val="000000"/>
          <w:sz w:val="28"/>
          <w:lang w:val="en-US"/>
        </w:rPr>
        <w:t>already</w:t>
      </w:r>
      <w:r w:rsidR="00C452EB" w:rsidRPr="00C452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452EB">
        <w:rPr>
          <w:rFonts w:ascii="Times New Roman" w:hAnsi="Times New Roman"/>
          <w:color w:val="000000"/>
          <w:sz w:val="28"/>
          <w:lang w:val="en-US"/>
        </w:rPr>
        <w:t>for</w:t>
      </w:r>
      <w:r w:rsidR="00C452EB" w:rsidRPr="00C452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452EB">
        <w:rPr>
          <w:rFonts w:ascii="Times New Roman" w:hAnsi="Times New Roman"/>
          <w:color w:val="000000"/>
          <w:sz w:val="28"/>
          <w:lang w:val="en-US"/>
        </w:rPr>
        <w:t>small amount of grid nodes</w:t>
      </w:r>
      <w:r w:rsidRPr="00C452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90B94">
        <w:rPr>
          <w:rFonts w:ascii="Times New Roman" w:hAnsi="Times New Roman"/>
          <w:color w:val="000000"/>
          <w:position w:val="-12"/>
          <w:sz w:val="28"/>
        </w:rPr>
        <w:object w:dxaOrig="279" w:dyaOrig="360" w14:anchorId="7B694F80">
          <v:shape id="_x0000_i1459" type="#_x0000_t75" style="width:14.25pt;height:18pt" o:ole="">
            <v:imagedata r:id="rId810" o:title=""/>
          </v:shape>
          <o:OLEObject Type="Embed" ProgID="Equation.DSMT4" ShapeID="_x0000_i1459" DrawAspect="Content" ObjectID="_1611678985" r:id="rId812"/>
        </w:object>
      </w:r>
      <w:r w:rsidRPr="00904558">
        <w:rPr>
          <w:rFonts w:ascii="Times New Roman" w:hAnsi="Times New Roman"/>
          <w:color w:val="000000"/>
          <w:position w:val="-6"/>
          <w:sz w:val="28"/>
        </w:rPr>
        <w:object w:dxaOrig="480" w:dyaOrig="279" w14:anchorId="121BE1B5">
          <v:shape id="_x0000_i1460" type="#_x0000_t75" style="width:24pt;height:14.25pt" o:ole="">
            <v:imagedata r:id="rId813" o:title=""/>
          </v:shape>
          <o:OLEObject Type="Embed" ProgID="Equation.DSMT4" ShapeID="_x0000_i1460" DrawAspect="Content" ObjectID="_1611678986" r:id="rId814"/>
        </w:object>
      </w:r>
      <w:r w:rsidR="00C452EB" w:rsidRPr="00C452EB">
        <w:rPr>
          <w:rFonts w:ascii="Times New Roman" w:hAnsi="Times New Roman"/>
          <w:color w:val="000000"/>
          <w:sz w:val="28"/>
          <w:lang w:val="en-US"/>
        </w:rPr>
        <w:t>.</w:t>
      </w:r>
      <w:r w:rsidRPr="00C452E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41910">
        <w:rPr>
          <w:rFonts w:ascii="Times New Roman" w:hAnsi="Times New Roman"/>
          <w:color w:val="000000"/>
          <w:sz w:val="28"/>
          <w:lang w:val="en-US"/>
        </w:rPr>
        <w:t>A possible explanation of this can be as follows.</w:t>
      </w:r>
    </w:p>
    <w:p w14:paraId="5AC032FC" w14:textId="77777777" w:rsidR="009745DF" w:rsidRPr="00C1174C" w:rsidRDefault="00506E41" w:rsidP="009745DF">
      <w:pPr>
        <w:spacing w:line="240" w:lineRule="auto"/>
        <w:ind w:firstLine="360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The quantity</w:t>
      </w:r>
      <w:r w:rsidR="009745DF" w:rsidRPr="00506E41">
        <w:rPr>
          <w:rFonts w:ascii="Times New Roman" w:hAnsi="Times New Roman"/>
          <w:sz w:val="28"/>
          <w:lang w:val="en-US"/>
        </w:rPr>
        <w:t xml:space="preserve"> </w:t>
      </w:r>
      <w:r w:rsidR="009745DF" w:rsidRPr="00BC4EF8">
        <w:rPr>
          <w:rFonts w:ascii="Times New Roman" w:hAnsi="Times New Roman"/>
          <w:position w:val="-12"/>
          <w:sz w:val="28"/>
        </w:rPr>
        <w:object w:dxaOrig="380" w:dyaOrig="360" w14:anchorId="52AE8823">
          <v:shape id="_x0000_i1461" type="#_x0000_t75" style="width:19.5pt;height:18pt" o:ole="">
            <v:imagedata r:id="rId815" o:title=""/>
          </v:shape>
          <o:OLEObject Type="Embed" ProgID="Equation.DSMT4" ShapeID="_x0000_i1461" DrawAspect="Content" ObjectID="_1611678987" r:id="rId816"/>
        </w:object>
      </w:r>
      <w:r w:rsidR="009745DF" w:rsidRPr="00506E4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is a function of</w:t>
      </w:r>
      <w:r w:rsidR="009745DF" w:rsidRPr="00506E41">
        <w:rPr>
          <w:rFonts w:ascii="Times New Roman" w:hAnsi="Times New Roman"/>
          <w:sz w:val="28"/>
          <w:lang w:val="en-US"/>
        </w:rPr>
        <w:t xml:space="preserve"> </w:t>
      </w:r>
      <w:r w:rsidR="009745DF" w:rsidRPr="00BC4EF8">
        <w:rPr>
          <w:rFonts w:ascii="Times New Roman" w:hAnsi="Times New Roman"/>
          <w:position w:val="-10"/>
          <w:sz w:val="28"/>
        </w:rPr>
        <w:object w:dxaOrig="540" w:dyaOrig="320" w14:anchorId="0CA98713">
          <v:shape id="_x0000_i1462" type="#_x0000_t75" style="width:27pt;height:15.75pt" o:ole="">
            <v:imagedata r:id="rId817" o:title=""/>
          </v:shape>
          <o:OLEObject Type="Embed" ProgID="Equation.DSMT4" ShapeID="_x0000_i1462" DrawAspect="Content" ObjectID="_1611678988" r:id="rId818"/>
        </w:object>
      </w:r>
      <w:r>
        <w:rPr>
          <w:rFonts w:ascii="Times New Roman" w:hAnsi="Times New Roman"/>
          <w:sz w:val="28"/>
          <w:lang w:val="en-US"/>
        </w:rPr>
        <w:t>and</w:t>
      </w:r>
      <w:r w:rsidR="009745DF" w:rsidRPr="00506E41">
        <w:rPr>
          <w:rFonts w:ascii="Times New Roman" w:hAnsi="Times New Roman"/>
          <w:sz w:val="28"/>
          <w:lang w:val="en-US"/>
        </w:rPr>
        <w:t xml:space="preserve"> </w:t>
      </w:r>
      <w:r w:rsidR="009745DF" w:rsidRPr="009745DF">
        <w:rPr>
          <w:rFonts w:ascii="Times New Roman" w:hAnsi="Times New Roman"/>
          <w:sz w:val="28"/>
          <w:lang w:val="ru-RU"/>
        </w:rPr>
        <w:t>а</w:t>
      </w:r>
      <w:r w:rsidR="009745DF" w:rsidRPr="00506E41">
        <w:rPr>
          <w:rFonts w:ascii="Times New Roman" w:hAnsi="Times New Roman"/>
          <w:sz w:val="28"/>
          <w:lang w:val="en-US"/>
        </w:rPr>
        <w:t xml:space="preserve"> </w:t>
      </w:r>
      <w:r w:rsidR="009745DF" w:rsidRPr="00545C47">
        <w:rPr>
          <w:rFonts w:ascii="Times New Roman" w:hAnsi="Times New Roman"/>
          <w:position w:val="-12"/>
          <w:sz w:val="28"/>
        </w:rPr>
        <w:object w:dxaOrig="639" w:dyaOrig="380" w14:anchorId="5EAFAE01">
          <v:shape id="_x0000_i1463" type="#_x0000_t75" style="width:32.25pt;height:19.5pt" o:ole="">
            <v:imagedata r:id="rId819" o:title=""/>
          </v:shape>
          <o:OLEObject Type="Embed" ProgID="Equation.DSMT4" ShapeID="_x0000_i1463" DrawAspect="Content" ObjectID="_1611678989" r:id="rId820"/>
        </w:object>
      </w:r>
      <w:r w:rsidR="009745DF" w:rsidRPr="00506E4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is a function of</w:t>
      </w:r>
      <w:r w:rsidR="009745DF" w:rsidRPr="00506E41">
        <w:rPr>
          <w:rFonts w:ascii="Times New Roman" w:hAnsi="Times New Roman"/>
          <w:sz w:val="28"/>
          <w:lang w:val="en-US"/>
        </w:rPr>
        <w:t xml:space="preserve"> </w:t>
      </w:r>
      <w:r w:rsidR="009745DF" w:rsidRPr="00BC4EF8">
        <w:rPr>
          <w:rFonts w:ascii="Times New Roman" w:hAnsi="Times New Roman"/>
          <w:position w:val="-10"/>
          <w:sz w:val="28"/>
        </w:rPr>
        <w:object w:dxaOrig="639" w:dyaOrig="360" w14:anchorId="14B34EDB">
          <v:shape id="_x0000_i1464" type="#_x0000_t75" style="width:32.25pt;height:18pt" o:ole="">
            <v:imagedata r:id="rId821" o:title=""/>
          </v:shape>
          <o:OLEObject Type="Embed" ProgID="Equation.DSMT4" ShapeID="_x0000_i1464" DrawAspect="Content" ObjectID="_1611678990" r:id="rId822"/>
        </w:object>
      </w:r>
      <w:r w:rsidR="009745DF" w:rsidRPr="00506E41">
        <w:rPr>
          <w:rFonts w:ascii="Times New Roman" w:hAnsi="Times New Roman"/>
          <w:sz w:val="28"/>
          <w:lang w:val="en-US"/>
        </w:rPr>
        <w:t xml:space="preserve">. </w:t>
      </w:r>
      <w:r w:rsidR="00BF6650">
        <w:rPr>
          <w:rFonts w:ascii="Times New Roman" w:hAnsi="Times New Roman"/>
          <w:sz w:val="28"/>
          <w:lang w:val="en-US"/>
        </w:rPr>
        <w:t>The</w:t>
      </w:r>
      <w:r w:rsidR="00BF6650" w:rsidRPr="00BF6650">
        <w:rPr>
          <w:rFonts w:ascii="Times New Roman" w:hAnsi="Times New Roman"/>
          <w:sz w:val="28"/>
          <w:lang w:val="en-US"/>
        </w:rPr>
        <w:t xml:space="preserve"> </w:t>
      </w:r>
      <w:r w:rsidR="00BF6650">
        <w:rPr>
          <w:rFonts w:ascii="Times New Roman" w:hAnsi="Times New Roman"/>
          <w:sz w:val="28"/>
          <w:lang w:val="en-US"/>
        </w:rPr>
        <w:t>latter</w:t>
      </w:r>
      <w:r w:rsidR="00BF6650" w:rsidRPr="00BF6650">
        <w:rPr>
          <w:rFonts w:ascii="Times New Roman" w:hAnsi="Times New Roman"/>
          <w:sz w:val="28"/>
          <w:lang w:val="en-US"/>
        </w:rPr>
        <w:t xml:space="preserve"> </w:t>
      </w:r>
      <w:r w:rsidR="00BF6650">
        <w:rPr>
          <w:rFonts w:ascii="Times New Roman" w:hAnsi="Times New Roman"/>
          <w:sz w:val="28"/>
          <w:lang w:val="en-US"/>
        </w:rPr>
        <w:t>statement</w:t>
      </w:r>
      <w:r w:rsidR="00BF6650" w:rsidRPr="00BF6650">
        <w:rPr>
          <w:rFonts w:ascii="Times New Roman" w:hAnsi="Times New Roman"/>
          <w:sz w:val="28"/>
          <w:lang w:val="en-US"/>
        </w:rPr>
        <w:t xml:space="preserve"> </w:t>
      </w:r>
      <w:r w:rsidR="00BF6650">
        <w:rPr>
          <w:rFonts w:ascii="Times New Roman" w:hAnsi="Times New Roman"/>
          <w:sz w:val="28"/>
          <w:lang w:val="en-US"/>
        </w:rPr>
        <w:t>is</w:t>
      </w:r>
      <w:r w:rsidR="00BF6650" w:rsidRPr="00BF6650">
        <w:rPr>
          <w:rFonts w:ascii="Times New Roman" w:hAnsi="Times New Roman"/>
          <w:sz w:val="28"/>
          <w:lang w:val="en-US"/>
        </w:rPr>
        <w:t xml:space="preserve"> </w:t>
      </w:r>
      <w:r w:rsidR="00BF6650">
        <w:rPr>
          <w:rFonts w:ascii="Times New Roman" w:hAnsi="Times New Roman"/>
          <w:sz w:val="28"/>
          <w:lang w:val="en-US"/>
        </w:rPr>
        <w:t>based</w:t>
      </w:r>
      <w:r w:rsidR="00BF6650" w:rsidRPr="00BF6650">
        <w:rPr>
          <w:rFonts w:ascii="Times New Roman" w:hAnsi="Times New Roman"/>
          <w:sz w:val="28"/>
          <w:lang w:val="en-US"/>
        </w:rPr>
        <w:t xml:space="preserve"> </w:t>
      </w:r>
      <w:r w:rsidR="00BF6650">
        <w:rPr>
          <w:rFonts w:ascii="Times New Roman" w:hAnsi="Times New Roman"/>
          <w:sz w:val="28"/>
          <w:lang w:val="en-US"/>
        </w:rPr>
        <w:t>on</w:t>
      </w:r>
      <w:r w:rsidR="00BF6650" w:rsidRPr="00BF6650">
        <w:rPr>
          <w:rFonts w:ascii="Times New Roman" w:hAnsi="Times New Roman"/>
          <w:sz w:val="28"/>
          <w:lang w:val="en-US"/>
        </w:rPr>
        <w:t xml:space="preserve"> </w:t>
      </w:r>
      <w:r w:rsidR="00BF6650">
        <w:rPr>
          <w:rFonts w:ascii="Times New Roman" w:hAnsi="Times New Roman"/>
          <w:sz w:val="28"/>
          <w:lang w:val="en-US"/>
        </w:rPr>
        <w:t>some</w:t>
      </w:r>
      <w:r w:rsidR="00BF6650" w:rsidRPr="00BF6650">
        <w:rPr>
          <w:rFonts w:ascii="Times New Roman" w:hAnsi="Times New Roman"/>
          <w:sz w:val="28"/>
          <w:lang w:val="en-US"/>
        </w:rPr>
        <w:t xml:space="preserve"> </w:t>
      </w:r>
      <w:r w:rsidR="00BF6650">
        <w:rPr>
          <w:rFonts w:ascii="Times New Roman" w:hAnsi="Times New Roman"/>
          <w:sz w:val="28"/>
          <w:lang w:val="en-US"/>
        </w:rPr>
        <w:t>amount</w:t>
      </w:r>
      <w:r w:rsidR="00BF6650" w:rsidRPr="00BF6650">
        <w:rPr>
          <w:rFonts w:ascii="Times New Roman" w:hAnsi="Times New Roman"/>
          <w:sz w:val="28"/>
          <w:lang w:val="en-US"/>
        </w:rPr>
        <w:t xml:space="preserve"> </w:t>
      </w:r>
      <w:r w:rsidR="00BF6650">
        <w:rPr>
          <w:rFonts w:ascii="Times New Roman" w:hAnsi="Times New Roman"/>
          <w:sz w:val="28"/>
          <w:lang w:val="en-US"/>
        </w:rPr>
        <w:t>of calculations, but hasn’t been proved analytically.</w:t>
      </w:r>
      <w:r w:rsidR="009745DF" w:rsidRPr="00BF665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44B19">
        <w:rPr>
          <w:rFonts w:ascii="Times New Roman" w:hAnsi="Times New Roman"/>
          <w:color w:val="000000"/>
          <w:sz w:val="28"/>
          <w:lang w:val="en-US"/>
        </w:rPr>
        <w:t>Correspondingly, the quantity</w:t>
      </w:r>
      <w:r w:rsidR="00F44B19" w:rsidRPr="00F44B1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45DF" w:rsidRPr="00DB2EF4">
        <w:rPr>
          <w:rFonts w:ascii="Times New Roman" w:hAnsi="Times New Roman"/>
          <w:color w:val="000000"/>
          <w:position w:val="-36"/>
          <w:sz w:val="28"/>
        </w:rPr>
        <w:object w:dxaOrig="2960" w:dyaOrig="820" w14:anchorId="3DE4F004">
          <v:shape id="_x0000_i1465" type="#_x0000_t75" style="width:147.75pt;height:40.5pt" o:ole="">
            <v:imagedata r:id="rId823" o:title=""/>
          </v:shape>
          <o:OLEObject Type="Embed" ProgID="Equation.DSMT4" ShapeID="_x0000_i1465" DrawAspect="Content" ObjectID="_1611678991" r:id="rId824"/>
        </w:object>
      </w:r>
      <w:r w:rsidR="009745DF" w:rsidRPr="00BF665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44B19">
        <w:rPr>
          <w:rFonts w:ascii="Times New Roman" w:hAnsi="Times New Roman"/>
          <w:color w:val="000000"/>
          <w:sz w:val="28"/>
          <w:lang w:val="en-US"/>
        </w:rPr>
        <w:t xml:space="preserve">is expanded into a series of the form </w:t>
      </w:r>
      <w:r w:rsidR="009745DF" w:rsidRPr="00C53FDF">
        <w:rPr>
          <w:rFonts w:ascii="Times New Roman" w:hAnsi="Times New Roman"/>
          <w:color w:val="000000"/>
          <w:position w:val="-30"/>
          <w:sz w:val="28"/>
        </w:rPr>
        <w:object w:dxaOrig="1900" w:dyaOrig="560" w14:anchorId="12D895BC">
          <v:shape id="_x0000_i1466" type="#_x0000_t75" style="width:94.5pt;height:27.75pt" o:ole="">
            <v:imagedata r:id="rId825" o:title=""/>
          </v:shape>
          <o:OLEObject Type="Embed" ProgID="Equation.DSMT4" ShapeID="_x0000_i1466" DrawAspect="Content" ObjectID="_1611678992" r:id="rId826"/>
        </w:object>
      </w:r>
      <w:r w:rsidR="009745DF" w:rsidRPr="00BF6650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F44B19" w:rsidRPr="00A019FA">
        <w:rPr>
          <w:rFonts w:ascii="Times New Roman" w:hAnsi="Times New Roman"/>
          <w:color w:val="000000"/>
          <w:sz w:val="28"/>
          <w:lang w:val="en-US"/>
        </w:rPr>
        <w:t>and</w:t>
      </w:r>
      <w:r w:rsidR="009745DF" w:rsidRPr="00BF665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45DF" w:rsidRPr="00DB2EF4">
        <w:rPr>
          <w:rFonts w:ascii="Times New Roman" w:hAnsi="Times New Roman"/>
          <w:color w:val="000000"/>
          <w:position w:val="-36"/>
          <w:sz w:val="28"/>
        </w:rPr>
        <w:object w:dxaOrig="6920" w:dyaOrig="820" w14:anchorId="19F4FD54">
          <v:shape id="_x0000_i1467" type="#_x0000_t75" style="width:345.75pt;height:40.5pt" o:ole="">
            <v:imagedata r:id="rId827" o:title=""/>
          </v:shape>
          <o:OLEObject Type="Embed" ProgID="Equation.DSMT4" ShapeID="_x0000_i1467" DrawAspect="Content" ObjectID="_1611678993" r:id="rId828"/>
        </w:object>
      </w:r>
      <w:r w:rsidR="009745DF" w:rsidRPr="00BF6650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A019FA">
        <w:rPr>
          <w:rFonts w:ascii="Times New Roman" w:hAnsi="Times New Roman"/>
          <w:color w:val="000000"/>
          <w:sz w:val="28"/>
          <w:lang w:val="en-US"/>
        </w:rPr>
        <w:t>Rectangular method gives</w:t>
      </w:r>
      <w:r w:rsidR="009745DF" w:rsidRPr="00441A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45DF" w:rsidRPr="005B1F7A">
        <w:rPr>
          <w:rFonts w:ascii="Times New Roman" w:hAnsi="Times New Roman"/>
          <w:color w:val="000000"/>
          <w:position w:val="-30"/>
          <w:sz w:val="28"/>
        </w:rPr>
        <w:object w:dxaOrig="2900" w:dyaOrig="560" w14:anchorId="66A7438C">
          <v:shape id="_x0000_i1468" type="#_x0000_t75" style="width:145.5pt;height:27.75pt" o:ole="">
            <v:imagedata r:id="rId829" o:title=""/>
          </v:shape>
          <o:OLEObject Type="Embed" ProgID="Equation.DSMT4" ShapeID="_x0000_i1468" DrawAspect="Content" ObjectID="_1611678994" r:id="rId830"/>
        </w:object>
      </w:r>
      <w:r w:rsidR="009745DF" w:rsidRPr="00441A11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441A11">
        <w:rPr>
          <w:rFonts w:ascii="Times New Roman" w:hAnsi="Times New Roman"/>
          <w:color w:val="000000"/>
          <w:sz w:val="28"/>
          <w:lang w:val="en-US"/>
        </w:rPr>
        <w:t>Thus, the error of rectangular method is defined by high number harmonics.</w:t>
      </w:r>
      <w:r w:rsidR="009745DF" w:rsidRPr="00441A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41A11">
        <w:rPr>
          <w:rFonts w:ascii="Times New Roman" w:hAnsi="Times New Roman"/>
          <w:color w:val="000000"/>
          <w:sz w:val="28"/>
          <w:lang w:val="en-US"/>
        </w:rPr>
        <w:t>The</w:t>
      </w:r>
      <w:r w:rsidR="00441A11" w:rsidRPr="00441A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41A11">
        <w:rPr>
          <w:rFonts w:ascii="Times New Roman" w:hAnsi="Times New Roman"/>
          <w:color w:val="000000"/>
          <w:sz w:val="28"/>
          <w:lang w:val="en-US"/>
        </w:rPr>
        <w:t>error</w:t>
      </w:r>
      <w:r w:rsidR="00441A11" w:rsidRPr="00441A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41A11">
        <w:rPr>
          <w:rFonts w:ascii="Times New Roman" w:hAnsi="Times New Roman"/>
          <w:color w:val="000000"/>
          <w:sz w:val="28"/>
          <w:lang w:val="en-US"/>
        </w:rPr>
        <w:t>of</w:t>
      </w:r>
      <w:r w:rsidR="00441A11" w:rsidRPr="00441A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41A11">
        <w:rPr>
          <w:rFonts w:ascii="Times New Roman" w:hAnsi="Times New Roman"/>
          <w:color w:val="000000"/>
          <w:sz w:val="28"/>
          <w:lang w:val="en-US"/>
        </w:rPr>
        <w:t>calculation</w:t>
      </w:r>
      <w:r w:rsidR="00441A11" w:rsidRPr="00441A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41A11">
        <w:rPr>
          <w:rFonts w:ascii="Times New Roman" w:hAnsi="Times New Roman"/>
          <w:color w:val="000000"/>
          <w:sz w:val="28"/>
          <w:lang w:val="en-US"/>
        </w:rPr>
        <w:t>of</w:t>
      </w:r>
      <w:r w:rsidR="009745DF" w:rsidRPr="00441A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45DF" w:rsidRPr="00C02805">
        <w:rPr>
          <w:rFonts w:ascii="Times New Roman" w:hAnsi="Times New Roman"/>
          <w:color w:val="000000"/>
          <w:position w:val="-4"/>
          <w:sz w:val="28"/>
        </w:rPr>
        <w:object w:dxaOrig="200" w:dyaOrig="260" w14:anchorId="39D74F5D">
          <v:shape id="_x0000_i1469" type="#_x0000_t75" style="width:9.75pt;height:13.5pt" o:ole="">
            <v:imagedata r:id="rId831" o:title=""/>
          </v:shape>
          <o:OLEObject Type="Embed" ProgID="Equation.DSMT4" ShapeID="_x0000_i1469" DrawAspect="Content" ObjectID="_1611678995" r:id="rId832"/>
        </w:object>
      </w:r>
      <w:r w:rsidR="009745DF" w:rsidRPr="00441A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41A11">
        <w:rPr>
          <w:rFonts w:ascii="Times New Roman" w:hAnsi="Times New Roman"/>
          <w:color w:val="000000"/>
          <w:sz w:val="28"/>
          <w:lang w:val="en-US"/>
        </w:rPr>
        <w:t>by Simpsons rule is defined by</w:t>
      </w:r>
      <w:r w:rsidR="009745DF" w:rsidRPr="00441A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45DF" w:rsidRPr="00C02805">
        <w:rPr>
          <w:rFonts w:ascii="Times New Roman" w:hAnsi="Times New Roman"/>
          <w:color w:val="000000"/>
          <w:position w:val="-12"/>
          <w:sz w:val="28"/>
        </w:rPr>
        <w:object w:dxaOrig="300" w:dyaOrig="360" w14:anchorId="140C8625">
          <v:shape id="_x0000_i1470" type="#_x0000_t75" style="width:15pt;height:18pt" o:ole="">
            <v:imagedata r:id="rId833" o:title=""/>
          </v:shape>
          <o:OLEObject Type="Embed" ProgID="Equation.DSMT4" ShapeID="_x0000_i1470" DrawAspect="Content" ObjectID="_1611678996" r:id="rId834"/>
        </w:object>
      </w:r>
      <w:r w:rsidR="009745DF" w:rsidRPr="00441A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41A11" w:rsidRPr="00441A11">
        <w:rPr>
          <w:rFonts w:ascii="Times New Roman" w:hAnsi="Times New Roman"/>
          <w:color w:val="000000"/>
          <w:sz w:val="28"/>
          <w:lang w:val="en-US"/>
        </w:rPr>
        <w:t>with</w:t>
      </w:r>
      <w:r w:rsidR="009745DF" w:rsidRPr="00441A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45DF" w:rsidRPr="00C02805">
        <w:rPr>
          <w:rFonts w:ascii="Times New Roman" w:hAnsi="Times New Roman"/>
          <w:color w:val="000000"/>
          <w:position w:val="-12"/>
          <w:sz w:val="28"/>
        </w:rPr>
        <w:object w:dxaOrig="639" w:dyaOrig="360" w14:anchorId="3F82E75F">
          <v:shape id="_x0000_i1471" type="#_x0000_t75" style="width:32.25pt;height:18pt" o:ole="">
            <v:imagedata r:id="rId835" o:title=""/>
          </v:shape>
          <o:OLEObject Type="Embed" ProgID="Equation.DSMT4" ShapeID="_x0000_i1471" DrawAspect="Content" ObjectID="_1611678997" r:id="rId836"/>
        </w:object>
      </w:r>
      <w:r w:rsidR="009745DF" w:rsidRPr="00441A11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441A11">
        <w:rPr>
          <w:rFonts w:ascii="Times New Roman" w:hAnsi="Times New Roman"/>
          <w:color w:val="000000"/>
          <w:sz w:val="28"/>
          <w:lang w:val="en-US"/>
        </w:rPr>
        <w:t>multiplied by a grid step in the power of 4.</w:t>
      </w:r>
      <w:r w:rsidR="009745DF" w:rsidRPr="00441A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>
        <w:rPr>
          <w:rFonts w:ascii="Times New Roman" w:hAnsi="Times New Roman"/>
          <w:color w:val="000000"/>
          <w:sz w:val="28"/>
          <w:lang w:val="en-US"/>
        </w:rPr>
        <w:t>The</w: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>
        <w:rPr>
          <w:rFonts w:ascii="Times New Roman" w:hAnsi="Times New Roman"/>
          <w:color w:val="000000"/>
          <w:sz w:val="28"/>
          <w:lang w:val="en-US"/>
        </w:rPr>
        <w:t>better</w: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>
        <w:rPr>
          <w:rFonts w:ascii="Times New Roman" w:hAnsi="Times New Roman"/>
          <w:color w:val="000000"/>
          <w:sz w:val="28"/>
          <w:lang w:val="en-US"/>
        </w:rPr>
        <w:t>convergence</w: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>
        <w:rPr>
          <w:rFonts w:ascii="Times New Roman" w:hAnsi="Times New Roman"/>
          <w:color w:val="000000"/>
          <w:sz w:val="28"/>
          <w:lang w:val="en-US"/>
        </w:rPr>
        <w:t>of</w: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>
        <w:rPr>
          <w:rFonts w:ascii="Times New Roman" w:hAnsi="Times New Roman"/>
          <w:color w:val="000000"/>
          <w:sz w:val="28"/>
          <w:lang w:val="en-US"/>
        </w:rPr>
        <w:t>rectangle</w: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>
        <w:rPr>
          <w:rFonts w:ascii="Times New Roman" w:hAnsi="Times New Roman"/>
          <w:color w:val="000000"/>
          <w:sz w:val="28"/>
          <w:lang w:val="en-US"/>
        </w:rPr>
        <w:t>method</w: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>
        <w:rPr>
          <w:rFonts w:ascii="Times New Roman" w:hAnsi="Times New Roman"/>
          <w:color w:val="000000"/>
          <w:sz w:val="28"/>
          <w:lang w:val="en-US"/>
        </w:rPr>
        <w:t>might</w: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>
        <w:rPr>
          <w:rFonts w:ascii="Times New Roman" w:hAnsi="Times New Roman"/>
          <w:color w:val="000000"/>
          <w:sz w:val="28"/>
          <w:lang w:val="en-US"/>
        </w:rPr>
        <w:t>be</w: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>
        <w:rPr>
          <w:rFonts w:ascii="Times New Roman" w:hAnsi="Times New Roman"/>
          <w:color w:val="000000"/>
          <w:sz w:val="28"/>
          <w:lang w:val="en-US"/>
        </w:rPr>
        <w:t>due</w: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>
        <w:rPr>
          <w:rFonts w:ascii="Times New Roman" w:hAnsi="Times New Roman"/>
          <w:color w:val="000000"/>
          <w:sz w:val="28"/>
          <w:lang w:val="en-US"/>
        </w:rPr>
        <w:t>to</w: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>
        <w:rPr>
          <w:rFonts w:ascii="Times New Roman" w:hAnsi="Times New Roman"/>
          <w:color w:val="000000"/>
          <w:sz w:val="28"/>
          <w:lang w:val="en-US"/>
        </w:rPr>
        <w:t>the</w: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>
        <w:rPr>
          <w:rFonts w:ascii="Times New Roman" w:hAnsi="Times New Roman"/>
          <w:color w:val="000000"/>
          <w:sz w:val="28"/>
          <w:lang w:val="en-US"/>
        </w:rPr>
        <w:t>fact</w: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>
        <w:rPr>
          <w:rFonts w:ascii="Times New Roman" w:hAnsi="Times New Roman"/>
          <w:color w:val="000000"/>
          <w:sz w:val="28"/>
          <w:lang w:val="en-US"/>
        </w:rPr>
        <w:t>that</w: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45DF" w:rsidRPr="00C02805">
        <w:rPr>
          <w:rFonts w:ascii="Times New Roman" w:hAnsi="Times New Roman"/>
          <w:color w:val="000000"/>
          <w:position w:val="-12"/>
          <w:sz w:val="28"/>
        </w:rPr>
        <w:object w:dxaOrig="300" w:dyaOrig="360" w14:anchorId="1BF30E9E">
          <v:shape id="_x0000_i1472" type="#_x0000_t75" style="width:15.75pt;height:20.25pt" o:ole="">
            <v:imagedata r:id="rId833" o:title=""/>
          </v:shape>
          <o:OLEObject Type="Embed" ProgID="Equation.DSMT4" ShapeID="_x0000_i1472" DrawAspect="Content" ObjectID="_1611678998" r:id="rId837"/>
        </w:objec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dec</w:t>
      </w:r>
      <w:r w:rsidR="00C1174C">
        <w:rPr>
          <w:rFonts w:ascii="Times New Roman" w:hAnsi="Times New Roman"/>
          <w:color w:val="000000"/>
          <w:sz w:val="28"/>
          <w:lang w:val="en-US"/>
        </w:rPr>
        <w:t xml:space="preserve">reases </w: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>rapidly</w:t>
      </w:r>
      <w:r w:rsidR="00C1174C">
        <w:rPr>
          <w:rFonts w:ascii="Times New Roman" w:hAnsi="Times New Roman"/>
          <w:color w:val="000000"/>
          <w:sz w:val="28"/>
          <w:lang w:val="en-US"/>
        </w:rPr>
        <w:t xml:space="preserve"> (for example, exponentially or as </w:t>
      </w:r>
      <w:r w:rsidR="00C1174C" w:rsidRPr="00690B94">
        <w:rPr>
          <w:rFonts w:ascii="Times New Roman" w:hAnsi="Times New Roman"/>
          <w:color w:val="000000"/>
          <w:position w:val="-6"/>
          <w:sz w:val="28"/>
        </w:rPr>
        <w:object w:dxaOrig="340" w:dyaOrig="320" w14:anchorId="5684747A">
          <v:shape id="_x0000_i1473" type="#_x0000_t75" style="width:16.5pt;height:15.75pt" o:ole="">
            <v:imagedata r:id="rId838" o:title=""/>
          </v:shape>
          <o:OLEObject Type="Embed" ProgID="Equation.DSMT4" ShapeID="_x0000_i1473" DrawAspect="Content" ObjectID="_1611678999" r:id="rId839"/>
        </w:objec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 xml:space="preserve"> to the high power</w:t>
      </w:r>
      <w:r w:rsidR="00C1174C">
        <w:rPr>
          <w:rFonts w:ascii="Times New Roman" w:hAnsi="Times New Roman"/>
          <w:color w:val="000000"/>
          <w:sz w:val="28"/>
          <w:lang w:val="en-US"/>
        </w:rPr>
        <w:t xml:space="preserve">) with increase of </w:t>
      </w:r>
      <w:r w:rsidR="009745DF" w:rsidRP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1174C" w:rsidRPr="00200DFD">
        <w:rPr>
          <w:rFonts w:ascii="Times New Roman" w:hAnsi="Times New Roman"/>
          <w:color w:val="000000"/>
          <w:position w:val="-6"/>
          <w:sz w:val="28"/>
        </w:rPr>
        <w:object w:dxaOrig="200" w:dyaOrig="279" w14:anchorId="32754530">
          <v:shape id="_x0000_i1474" type="#_x0000_t75" style="width:9.75pt;height:14.25pt" o:ole="">
            <v:imagedata r:id="rId840" o:title=""/>
          </v:shape>
          <o:OLEObject Type="Embed" ProgID="Equation.DSMT4" ShapeID="_x0000_i1474" DrawAspect="Content" ObjectID="_1611679000" r:id="rId841"/>
        </w:object>
      </w:r>
      <w:r w:rsidR="00C1174C" w:rsidRPr="00C1174C">
        <w:rPr>
          <w:rFonts w:ascii="Times New Roman" w:hAnsi="Times New Roman"/>
          <w:color w:val="000000"/>
          <w:sz w:val="28"/>
          <w:lang w:val="en-US"/>
        </w:rPr>
        <w:t>.</w:t>
      </w:r>
    </w:p>
    <w:p w14:paraId="1A70DA92" w14:textId="77777777" w:rsidR="009745DF" w:rsidRPr="003833F6" w:rsidRDefault="009745DF" w:rsidP="009745DF">
      <w:pPr>
        <w:spacing w:line="240" w:lineRule="auto"/>
        <w:jc w:val="both"/>
        <w:rPr>
          <w:rFonts w:ascii="Times New Roman" w:hAnsi="Times New Roman"/>
          <w:sz w:val="28"/>
          <w:lang w:val="en-US"/>
        </w:rPr>
      </w:pPr>
      <w:r w:rsidRPr="00C1174C">
        <w:rPr>
          <w:rFonts w:ascii="Times New Roman" w:hAnsi="Times New Roman"/>
          <w:color w:val="000000"/>
          <w:sz w:val="28"/>
          <w:lang w:val="en-US"/>
        </w:rPr>
        <w:tab/>
      </w:r>
      <w:r w:rsidR="003833F6">
        <w:rPr>
          <w:rFonts w:ascii="Times New Roman" w:hAnsi="Times New Roman"/>
          <w:color w:val="000000"/>
          <w:sz w:val="28"/>
          <w:lang w:val="en-US"/>
        </w:rPr>
        <w:t>For</w:t>
      </w:r>
      <w:r w:rsidR="003833F6" w:rsidRPr="003833F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33F6">
        <w:rPr>
          <w:rFonts w:ascii="Times New Roman" w:hAnsi="Times New Roman"/>
          <w:color w:val="000000"/>
          <w:sz w:val="28"/>
          <w:lang w:val="en-US"/>
        </w:rPr>
        <w:t>completeness,</w:t>
      </w:r>
      <w:r w:rsidR="003833F6" w:rsidRPr="003833F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33F6">
        <w:rPr>
          <w:rFonts w:ascii="Times New Roman" w:hAnsi="Times New Roman"/>
          <w:color w:val="000000"/>
          <w:sz w:val="28"/>
          <w:lang w:val="en-US"/>
        </w:rPr>
        <w:t>we</w:t>
      </w:r>
      <w:r w:rsidR="003833F6" w:rsidRPr="003833F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33F6">
        <w:rPr>
          <w:rFonts w:ascii="Times New Roman" w:hAnsi="Times New Roman"/>
          <w:color w:val="000000"/>
          <w:sz w:val="28"/>
          <w:lang w:val="en-US"/>
        </w:rPr>
        <w:t>note</w:t>
      </w:r>
      <w:r w:rsidR="003833F6" w:rsidRPr="003833F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33F6">
        <w:rPr>
          <w:rFonts w:ascii="Times New Roman" w:hAnsi="Times New Roman"/>
          <w:color w:val="000000"/>
          <w:sz w:val="28"/>
          <w:lang w:val="en-US"/>
        </w:rPr>
        <w:t>that</w:t>
      </w:r>
      <w:r w:rsidR="003833F6" w:rsidRPr="003833F6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545C47">
        <w:rPr>
          <w:rFonts w:ascii="Times New Roman" w:hAnsi="Times New Roman"/>
          <w:position w:val="-12"/>
          <w:sz w:val="28"/>
        </w:rPr>
        <w:object w:dxaOrig="639" w:dyaOrig="380" w14:anchorId="57EC063F">
          <v:shape id="_x0000_i1475" type="#_x0000_t75" style="width:32.25pt;height:19.5pt" o:ole="">
            <v:imagedata r:id="rId819" o:title=""/>
          </v:shape>
          <o:OLEObject Type="Embed" ProgID="Equation.DSMT4" ShapeID="_x0000_i1475" DrawAspect="Content" ObjectID="_1611679001" r:id="rId842"/>
        </w:object>
      </w:r>
      <w:r w:rsidRPr="003833F6">
        <w:rPr>
          <w:rFonts w:ascii="Times New Roman" w:hAnsi="Times New Roman"/>
          <w:sz w:val="28"/>
          <w:lang w:val="en-US"/>
        </w:rPr>
        <w:t>,</w:t>
      </w:r>
      <w:r w:rsidR="003833F6">
        <w:rPr>
          <w:rFonts w:ascii="Times New Roman" w:hAnsi="Times New Roman"/>
          <w:sz w:val="28"/>
          <w:lang w:val="en-US"/>
        </w:rPr>
        <w:t xml:space="preserve"> are apparently the even functions of</w:t>
      </w:r>
      <w:r w:rsidRPr="003833F6">
        <w:rPr>
          <w:rFonts w:ascii="Times New Roman" w:hAnsi="Times New Roman"/>
          <w:sz w:val="28"/>
          <w:lang w:val="en-US"/>
        </w:rPr>
        <w:t xml:space="preserve"> </w:t>
      </w:r>
      <w:r w:rsidRPr="00545C47">
        <w:rPr>
          <w:rFonts w:ascii="Times New Roman" w:hAnsi="Times New Roman"/>
          <w:position w:val="-12"/>
          <w:sz w:val="28"/>
        </w:rPr>
        <w:object w:dxaOrig="260" w:dyaOrig="360" w14:anchorId="14B8877D">
          <v:shape id="_x0000_i1476" type="#_x0000_t75" style="width:13.5pt;height:18pt" o:ole="">
            <v:imagedata r:id="rId843" o:title=""/>
          </v:shape>
          <o:OLEObject Type="Embed" ProgID="Equation.DSMT4" ShapeID="_x0000_i1476" DrawAspect="Content" ObjectID="_1611679002" r:id="rId844"/>
        </w:object>
      </w:r>
      <w:r w:rsidRPr="003833F6">
        <w:rPr>
          <w:rFonts w:ascii="Times New Roman" w:hAnsi="Times New Roman"/>
          <w:sz w:val="28"/>
          <w:lang w:val="en-US"/>
        </w:rPr>
        <w:t xml:space="preserve">. </w:t>
      </w:r>
      <w:r w:rsidR="003833F6">
        <w:rPr>
          <w:rFonts w:ascii="Times New Roman" w:hAnsi="Times New Roman"/>
          <w:sz w:val="28"/>
          <w:lang w:val="en-US"/>
        </w:rPr>
        <w:t>This</w:t>
      </w:r>
      <w:r w:rsidR="003833F6" w:rsidRPr="00B94257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is</w:t>
      </w:r>
      <w:r w:rsidR="003833F6" w:rsidRPr="00B94257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also</w:t>
      </w:r>
      <w:r w:rsidR="003833F6" w:rsidRPr="00B94257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not</w:t>
      </w:r>
      <w:r w:rsidR="003833F6" w:rsidRPr="00B94257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proven</w:t>
      </w:r>
      <w:r w:rsidR="003833F6" w:rsidRPr="00B94257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analytically</w:t>
      </w:r>
      <w:r w:rsidR="003833F6" w:rsidRPr="00B94257">
        <w:rPr>
          <w:rFonts w:ascii="Times New Roman" w:hAnsi="Times New Roman"/>
          <w:sz w:val="28"/>
          <w:lang w:val="en-US"/>
        </w:rPr>
        <w:t xml:space="preserve">. </w:t>
      </w:r>
      <w:r w:rsidR="003833F6">
        <w:rPr>
          <w:rFonts w:ascii="Times New Roman" w:hAnsi="Times New Roman"/>
          <w:sz w:val="28"/>
          <w:lang w:val="en-US"/>
        </w:rPr>
        <w:t>In</w:t>
      </w:r>
      <w:r w:rsidR="003833F6" w:rsidRPr="003833F6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order</w:t>
      </w:r>
      <w:r w:rsidR="003833F6" w:rsidRPr="003833F6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to</w:t>
      </w:r>
      <w:r w:rsidR="003833F6" w:rsidRPr="003833F6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avoid</w:t>
      </w:r>
      <w:r w:rsidR="003833F6" w:rsidRPr="003833F6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errors</w:t>
      </w:r>
      <w:r w:rsidR="003833F6" w:rsidRPr="003833F6">
        <w:rPr>
          <w:rFonts w:ascii="Times New Roman" w:hAnsi="Times New Roman"/>
          <w:sz w:val="28"/>
          <w:lang w:val="en-US"/>
        </w:rPr>
        <w:t xml:space="preserve">, </w:t>
      </w:r>
      <w:r w:rsidR="003833F6">
        <w:rPr>
          <w:rFonts w:ascii="Times New Roman" w:hAnsi="Times New Roman"/>
          <w:sz w:val="28"/>
          <w:lang w:val="en-US"/>
        </w:rPr>
        <w:t>calculations</w:t>
      </w:r>
      <w:r w:rsidR="003833F6" w:rsidRPr="003833F6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were</w:t>
      </w:r>
      <w:r w:rsidR="003833F6" w:rsidRPr="003833F6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carried</w:t>
      </w:r>
      <w:r w:rsidR="003833F6" w:rsidRPr="003833F6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out</w:t>
      </w:r>
      <w:r w:rsidR="003833F6" w:rsidRPr="003833F6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over</w:t>
      </w:r>
      <w:r w:rsidR="003833F6" w:rsidRPr="003833F6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whole</w:t>
      </w:r>
      <w:r w:rsidR="003833F6" w:rsidRPr="003833F6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>range</w:t>
      </w:r>
      <w:r w:rsidRPr="003833F6">
        <w:rPr>
          <w:rFonts w:ascii="Times New Roman" w:hAnsi="Times New Roman"/>
          <w:sz w:val="28"/>
          <w:lang w:val="en-US"/>
        </w:rPr>
        <w:t xml:space="preserve"> </w:t>
      </w:r>
      <w:r w:rsidR="003833F6">
        <w:rPr>
          <w:rFonts w:ascii="Times New Roman" w:hAnsi="Times New Roman"/>
          <w:sz w:val="28"/>
          <w:lang w:val="en-US"/>
        </w:rPr>
        <w:t xml:space="preserve">of </w:t>
      </w:r>
      <w:r w:rsidRPr="00A91673">
        <w:rPr>
          <w:rFonts w:ascii="Times New Roman" w:hAnsi="Times New Roman"/>
          <w:position w:val="-10"/>
          <w:sz w:val="28"/>
        </w:rPr>
        <w:object w:dxaOrig="220" w:dyaOrig="260" w14:anchorId="06328FC5">
          <v:shape id="_x0000_i1477" type="#_x0000_t75" style="width:10.5pt;height:13.5pt" o:ole="">
            <v:imagedata r:id="rId845" o:title=""/>
          </v:shape>
          <o:OLEObject Type="Embed" ProgID="Equation.DSMT4" ShapeID="_x0000_i1477" DrawAspect="Content" ObjectID="_1611679003" r:id="rId846"/>
        </w:object>
      </w:r>
      <w:r w:rsidR="003833F6" w:rsidRPr="003833F6">
        <w:rPr>
          <w:rFonts w:ascii="Times New Roman" w:hAnsi="Times New Roman"/>
          <w:sz w:val="28"/>
          <w:lang w:val="en-US"/>
        </w:rPr>
        <w:t xml:space="preserve"> and</w:t>
      </w:r>
      <w:r w:rsidRPr="003833F6">
        <w:rPr>
          <w:rFonts w:ascii="Times New Roman" w:hAnsi="Times New Roman"/>
          <w:sz w:val="28"/>
          <w:lang w:val="en-US"/>
        </w:rPr>
        <w:t xml:space="preserve"> </w:t>
      </w:r>
      <w:r w:rsidRPr="00545C47">
        <w:rPr>
          <w:rFonts w:ascii="Times New Roman" w:hAnsi="Times New Roman"/>
          <w:position w:val="-12"/>
          <w:sz w:val="28"/>
        </w:rPr>
        <w:object w:dxaOrig="260" w:dyaOrig="360" w14:anchorId="5CC2255F">
          <v:shape id="_x0000_i1478" type="#_x0000_t75" style="width:13.5pt;height:18pt" o:ole="">
            <v:imagedata r:id="rId843" o:title=""/>
          </v:shape>
          <o:OLEObject Type="Embed" ProgID="Equation.DSMT4" ShapeID="_x0000_i1478" DrawAspect="Content" ObjectID="_1611679004" r:id="rId847"/>
        </w:object>
      </w:r>
      <w:r w:rsidR="003833F6">
        <w:rPr>
          <w:rFonts w:ascii="Times New Roman" w:hAnsi="Times New Roman"/>
          <w:sz w:val="28"/>
          <w:lang w:val="en-US"/>
        </w:rPr>
        <w:t>, without taking possible symmetry into account.</w:t>
      </w:r>
      <w:r w:rsidR="003833F6" w:rsidRPr="003833F6">
        <w:rPr>
          <w:rFonts w:ascii="Times New Roman" w:hAnsi="Times New Roman"/>
          <w:sz w:val="28"/>
          <w:lang w:val="en-US"/>
        </w:rPr>
        <w:t xml:space="preserve"> </w:t>
      </w:r>
    </w:p>
    <w:p w14:paraId="767DD187" w14:textId="77777777" w:rsidR="007E6E40" w:rsidRPr="003833F6" w:rsidRDefault="007E6E40" w:rsidP="007E6E4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</w:p>
    <w:p w14:paraId="53DC149D" w14:textId="77777777" w:rsidR="0051415C" w:rsidRPr="0051415C" w:rsidRDefault="0051415C" w:rsidP="0051415C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51415C">
        <w:rPr>
          <w:rFonts w:ascii="Times New Roman" w:hAnsi="Times New Roman"/>
          <w:b/>
          <w:sz w:val="28"/>
          <w:szCs w:val="28"/>
          <w:lang w:val="en-US"/>
        </w:rPr>
        <w:t xml:space="preserve">6. </w:t>
      </w:r>
      <w:r>
        <w:rPr>
          <w:rFonts w:ascii="Times New Roman" w:hAnsi="Times New Roman"/>
          <w:b/>
          <w:sz w:val="28"/>
          <w:szCs w:val="28"/>
          <w:lang w:val="en-US"/>
        </w:rPr>
        <w:t>Difference</w:t>
      </w:r>
      <w:r w:rsidRPr="0051415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between</w:t>
      </w:r>
      <w:r w:rsidRPr="0051415C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en-US"/>
        </w:rPr>
        <w:t>crystal</w:t>
      </w:r>
      <w:r w:rsidRPr="0051415C">
        <w:rPr>
          <w:rFonts w:ascii="Times New Roman" w:hAnsi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hAnsi="Times New Roman"/>
          <w:b/>
          <w:sz w:val="28"/>
          <w:szCs w:val="28"/>
          <w:lang w:val="en-US"/>
        </w:rPr>
        <w:t>semiconductor</w:t>
      </w:r>
      <w:r w:rsidRPr="0051415C">
        <w:rPr>
          <w:rFonts w:ascii="Times New Roman" w:hAnsi="Times New Roman"/>
          <w:b/>
          <w:sz w:val="28"/>
          <w:szCs w:val="28"/>
          <w:lang w:val="en-US"/>
        </w:rPr>
        <w:t>)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and atom in Keldysh theory</w:t>
      </w:r>
      <w:r w:rsidRPr="0051415C">
        <w:rPr>
          <w:rFonts w:ascii="Times New Roman" w:hAnsi="Times New Roman"/>
          <w:b/>
          <w:sz w:val="28"/>
          <w:szCs w:val="28"/>
          <w:lang w:val="en-US"/>
        </w:rPr>
        <w:t>.</w:t>
      </w:r>
      <w:r w:rsidRPr="0051415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3D0FAC84" w14:textId="77777777" w:rsidR="0051415C" w:rsidRPr="00EA2CDE" w:rsidRDefault="007A364D" w:rsidP="0051415C">
      <w:pPr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The theory of photoionization for atom and crystal is developed in</w:t>
      </w:r>
      <w:r w:rsidR="0051415C" w:rsidRPr="007A364D">
        <w:rPr>
          <w:rFonts w:ascii="Times New Roman" w:hAnsi="Times New Roman"/>
          <w:sz w:val="28"/>
          <w:szCs w:val="28"/>
          <w:lang w:val="en-US"/>
        </w:rPr>
        <w:t xml:space="preserve"> [1]. </w:t>
      </w:r>
      <w:r w:rsidR="00212076">
        <w:rPr>
          <w:rFonts w:ascii="Times New Roman" w:hAnsi="Times New Roman"/>
          <w:sz w:val="28"/>
          <w:szCs w:val="28"/>
          <w:lang w:val="en-US"/>
        </w:rPr>
        <w:t>The difference between those cases is basically only in a dispersion law.</w:t>
      </w:r>
      <w:r w:rsidR="0051415C" w:rsidRPr="00212076">
        <w:rPr>
          <w:rFonts w:ascii="Times New Roman" w:hAnsi="Times New Roman"/>
          <w:sz w:val="28"/>
          <w:lang w:val="en-US"/>
        </w:rPr>
        <w:t xml:space="preserve"> </w:t>
      </w:r>
      <w:r w:rsidR="00EA2CDE">
        <w:rPr>
          <w:rFonts w:ascii="Times New Roman" w:hAnsi="Times New Roman"/>
          <w:sz w:val="28"/>
          <w:lang w:val="en-US"/>
        </w:rPr>
        <w:t>For</w:t>
      </w:r>
      <w:r w:rsidR="00EA2CDE" w:rsidRPr="00EA2CDE">
        <w:rPr>
          <w:rFonts w:ascii="Times New Roman" w:hAnsi="Times New Roman"/>
          <w:sz w:val="28"/>
          <w:lang w:val="en-US"/>
        </w:rPr>
        <w:t xml:space="preserve"> </w:t>
      </w:r>
      <w:r w:rsidR="00EA2CDE">
        <w:rPr>
          <w:rFonts w:ascii="Times New Roman" w:hAnsi="Times New Roman"/>
          <w:sz w:val="28"/>
          <w:lang w:val="en-US"/>
        </w:rPr>
        <w:t>a</w:t>
      </w:r>
      <w:r w:rsidR="00EA2CDE" w:rsidRPr="00EA2CDE">
        <w:rPr>
          <w:rFonts w:ascii="Times New Roman" w:hAnsi="Times New Roman"/>
          <w:sz w:val="28"/>
          <w:lang w:val="en-US"/>
        </w:rPr>
        <w:t xml:space="preserve"> </w:t>
      </w:r>
      <w:r w:rsidR="00EA2CDE">
        <w:rPr>
          <w:rFonts w:ascii="Times New Roman" w:hAnsi="Times New Roman"/>
          <w:sz w:val="28"/>
          <w:lang w:val="en-US"/>
        </w:rPr>
        <w:t>crystal</w:t>
      </w:r>
      <w:r w:rsidR="00EA2CDE" w:rsidRPr="00EA2CDE">
        <w:rPr>
          <w:rFonts w:ascii="Times New Roman" w:hAnsi="Times New Roman"/>
          <w:sz w:val="28"/>
          <w:lang w:val="en-US"/>
        </w:rPr>
        <w:t xml:space="preserve">, </w:t>
      </w:r>
      <w:r w:rsidR="00EA2CDE">
        <w:rPr>
          <w:rFonts w:ascii="Times New Roman" w:hAnsi="Times New Roman"/>
          <w:sz w:val="28"/>
          <w:lang w:val="en-US"/>
        </w:rPr>
        <w:t>energy</w:t>
      </w:r>
      <w:r w:rsidR="00EA2CDE" w:rsidRPr="00EA2CDE">
        <w:rPr>
          <w:rFonts w:ascii="Times New Roman" w:hAnsi="Times New Roman"/>
          <w:sz w:val="28"/>
          <w:lang w:val="en-US"/>
        </w:rPr>
        <w:t xml:space="preserve"> </w:t>
      </w:r>
      <w:r w:rsidR="00EA2CDE">
        <w:rPr>
          <w:rFonts w:ascii="Times New Roman" w:hAnsi="Times New Roman"/>
          <w:sz w:val="28"/>
          <w:lang w:val="en-US"/>
        </w:rPr>
        <w:t>depends</w:t>
      </w:r>
      <w:r w:rsidR="00EA2CDE" w:rsidRPr="00EA2CDE">
        <w:rPr>
          <w:rFonts w:ascii="Times New Roman" w:hAnsi="Times New Roman"/>
          <w:sz w:val="28"/>
          <w:lang w:val="en-US"/>
        </w:rPr>
        <w:t xml:space="preserve"> </w:t>
      </w:r>
      <w:r w:rsidR="00EA2CDE">
        <w:rPr>
          <w:rFonts w:ascii="Times New Roman" w:hAnsi="Times New Roman"/>
          <w:sz w:val="28"/>
          <w:lang w:val="en-US"/>
        </w:rPr>
        <w:t>on</w:t>
      </w:r>
      <w:r w:rsidR="00EA2CDE" w:rsidRPr="00EA2CDE">
        <w:rPr>
          <w:rFonts w:ascii="Times New Roman" w:hAnsi="Times New Roman"/>
          <w:sz w:val="28"/>
          <w:lang w:val="en-US"/>
        </w:rPr>
        <w:t xml:space="preserve"> </w:t>
      </w:r>
      <w:r w:rsidR="00EA2CDE">
        <w:rPr>
          <w:rFonts w:ascii="Times New Roman" w:hAnsi="Times New Roman"/>
          <w:sz w:val="28"/>
          <w:lang w:val="en-US"/>
        </w:rPr>
        <w:t>an electron-hole pair pulse p</w:t>
      </w:r>
      <w:r w:rsidR="00EA2CDE" w:rsidRPr="00EA2CDE">
        <w:rPr>
          <w:rFonts w:ascii="Times New Roman" w:hAnsi="Times New Roman"/>
          <w:sz w:val="28"/>
          <w:lang w:val="en-US"/>
        </w:rPr>
        <w:t xml:space="preserve"> </w:t>
      </w:r>
      <w:r w:rsidR="00EA2CDE">
        <w:rPr>
          <w:rFonts w:ascii="Times New Roman" w:hAnsi="Times New Roman"/>
          <w:sz w:val="28"/>
          <w:lang w:val="en-US"/>
        </w:rPr>
        <w:t>as follows:</w:t>
      </w:r>
      <w:r w:rsidR="0051415C" w:rsidRPr="00EA2CDE">
        <w:rPr>
          <w:rFonts w:ascii="Times New Roman" w:hAnsi="Times New Roman"/>
          <w:sz w:val="28"/>
          <w:lang w:val="en-US"/>
        </w:rPr>
        <w:t xml:space="preserve"> </w:t>
      </w:r>
      <w:r w:rsidR="0051415C" w:rsidRPr="00EA2CDE">
        <w:rPr>
          <w:rFonts w:ascii="Times New Roman" w:hAnsi="Times New Roman"/>
          <w:sz w:val="28"/>
          <w:szCs w:val="28"/>
          <w:lang w:val="en-US"/>
        </w:rPr>
        <w:t>[1]</w:t>
      </w:r>
    </w:p>
    <w:p w14:paraId="1D5A29DC" w14:textId="77777777" w:rsidR="0051415C" w:rsidRPr="00B94257" w:rsidRDefault="0051415C" w:rsidP="0051415C">
      <w:pPr>
        <w:jc w:val="right"/>
        <w:rPr>
          <w:rFonts w:ascii="Times New Roman" w:hAnsi="Times New Roman"/>
          <w:sz w:val="28"/>
          <w:lang w:val="en-US"/>
        </w:rPr>
      </w:pPr>
      <w:r w:rsidRPr="00D47000">
        <w:rPr>
          <w:rFonts w:ascii="Times New Roman" w:hAnsi="Times New Roman"/>
          <w:position w:val="-16"/>
          <w:sz w:val="28"/>
        </w:rPr>
        <w:object w:dxaOrig="5920" w:dyaOrig="480" w14:anchorId="1F209F2E">
          <v:shape id="_x0000_i1479" type="#_x0000_t75" style="width:294.75pt;height:24pt" o:ole="">
            <v:imagedata r:id="rId848" o:title=""/>
          </v:shape>
          <o:OLEObject Type="Embed" ProgID="Equation.DSMT4" ShapeID="_x0000_i1479" DrawAspect="Content" ObjectID="_1611679005" r:id="rId849"/>
        </w:object>
      </w:r>
      <w:r w:rsidRPr="00B94257">
        <w:rPr>
          <w:rFonts w:ascii="Times New Roman" w:hAnsi="Times New Roman"/>
          <w:sz w:val="28"/>
          <w:lang w:val="en-US"/>
        </w:rPr>
        <w:t xml:space="preserve">                     (22)</w:t>
      </w:r>
    </w:p>
    <w:p w14:paraId="27049199" w14:textId="77777777" w:rsidR="0051415C" w:rsidRPr="00F31BF2" w:rsidRDefault="00BB6F41" w:rsidP="0051415C">
      <w:pPr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While</w:t>
      </w:r>
      <w:r w:rsidRPr="00BB6F4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for</w:t>
      </w:r>
      <w:r w:rsidRPr="00BB6F4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atom</w:t>
      </w:r>
      <w:r w:rsidRPr="00BB6F4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holds</w:t>
      </w:r>
      <w:r w:rsidR="0051415C" w:rsidRPr="00A31B43">
        <w:rPr>
          <w:rFonts w:ascii="Times New Roman" w:hAnsi="Times New Roman"/>
          <w:position w:val="-14"/>
          <w:sz w:val="28"/>
        </w:rPr>
        <w:object w:dxaOrig="2299" w:dyaOrig="400" w14:anchorId="4187703E">
          <v:shape id="_x0000_i1480" type="#_x0000_t75" style="width:115.5pt;height:19.5pt" o:ole="">
            <v:imagedata r:id="rId850" o:title=""/>
          </v:shape>
          <o:OLEObject Type="Embed" ProgID="Equation.DSMT4" ShapeID="_x0000_i1480" DrawAspect="Content" ObjectID="_1611679006" r:id="rId851"/>
        </w:object>
      </w:r>
      <w:r w:rsidRPr="00BB6F41">
        <w:rPr>
          <w:rFonts w:ascii="Times New Roman" w:hAnsi="Times New Roman"/>
          <w:sz w:val="28"/>
          <w:lang w:val="en-US"/>
        </w:rPr>
        <w:t xml:space="preserve">, where </w:t>
      </w:r>
      <w:r w:rsidR="0051415C" w:rsidRPr="00F948AD">
        <w:rPr>
          <w:rFonts w:ascii="Times New Roman" w:hAnsi="Times New Roman"/>
          <w:position w:val="-12"/>
          <w:sz w:val="28"/>
        </w:rPr>
        <w:object w:dxaOrig="320" w:dyaOrig="360" w14:anchorId="03E9CDC6">
          <v:shape id="_x0000_i1481" type="#_x0000_t75" style="width:16.5pt;height:18pt" o:ole="">
            <v:imagedata r:id="rId852" o:title=""/>
          </v:shape>
          <o:OLEObject Type="Embed" ProgID="Equation.DSMT4" ShapeID="_x0000_i1481" DrawAspect="Content" ObjectID="_1611679007" r:id="rId853"/>
        </w:object>
      </w:r>
      <w:r w:rsidR="0051415C" w:rsidRPr="00BB6F4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is</w:t>
      </w:r>
      <w:r w:rsidRPr="00BB6F4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electron</w:t>
      </w:r>
      <w:r w:rsidRPr="00BB6F4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mass</w:t>
      </w:r>
      <w:r w:rsidRPr="00BB6F4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in</w:t>
      </w:r>
      <w:r w:rsidRPr="00BB6F4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medium</w:t>
      </w:r>
      <w:r w:rsidR="0051415C" w:rsidRPr="00BB6F41">
        <w:rPr>
          <w:rFonts w:ascii="Times New Roman" w:hAnsi="Times New Roman"/>
          <w:sz w:val="28"/>
          <w:lang w:val="en-US"/>
        </w:rPr>
        <w:t xml:space="preserve">, </w:t>
      </w:r>
      <w:r w:rsidR="0051415C" w:rsidRPr="0032017F">
        <w:rPr>
          <w:rFonts w:ascii="Times New Roman" w:hAnsi="Times New Roman"/>
          <w:position w:val="-12"/>
          <w:sz w:val="28"/>
        </w:rPr>
        <w:object w:dxaOrig="2079" w:dyaOrig="360" w14:anchorId="3B87D0D7">
          <v:shape id="_x0000_i1482" type="#_x0000_t75" style="width:103.5pt;height:18pt" o:ole="">
            <v:imagedata r:id="rId854" o:title=""/>
          </v:shape>
          <o:OLEObject Type="Embed" ProgID="Equation.DSMT4" ShapeID="_x0000_i1482" DrawAspect="Content" ObjectID="_1611679008" r:id="rId855"/>
        </w:object>
      </w:r>
      <w:r w:rsidR="0051415C" w:rsidRPr="00BB6F4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is a reduced mass of electron and hole.</w:t>
      </w:r>
      <w:r w:rsidR="0051415C" w:rsidRPr="00BB6F41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In</w:t>
      </w:r>
      <w:r w:rsidRPr="00F31BF2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the</w:t>
      </w:r>
      <w:r w:rsidRPr="00F31BF2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low</w:t>
      </w:r>
      <w:r w:rsidRPr="00F31BF2">
        <w:rPr>
          <w:rFonts w:ascii="Times New Roman" w:hAnsi="Times New Roman"/>
          <w:sz w:val="28"/>
          <w:lang w:val="en-US"/>
        </w:rPr>
        <w:t>-</w:t>
      </w:r>
      <w:r>
        <w:rPr>
          <w:rFonts w:ascii="Times New Roman" w:hAnsi="Times New Roman"/>
          <w:sz w:val="28"/>
          <w:lang w:val="en-US"/>
        </w:rPr>
        <w:t>intensity</w:t>
      </w:r>
      <w:r w:rsidRPr="00F31BF2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limit</w:t>
      </w:r>
      <w:r w:rsidRPr="00F31BF2">
        <w:rPr>
          <w:rFonts w:ascii="Times New Roman" w:hAnsi="Times New Roman"/>
          <w:sz w:val="28"/>
          <w:lang w:val="en-US"/>
        </w:rPr>
        <w:t xml:space="preserve">, </w:t>
      </w:r>
      <w:r>
        <w:rPr>
          <w:rFonts w:ascii="Times New Roman" w:hAnsi="Times New Roman"/>
          <w:sz w:val="28"/>
          <w:lang w:val="en-US"/>
        </w:rPr>
        <w:t>dispersion</w:t>
      </w:r>
      <w:r w:rsidRPr="00F31BF2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law</w:t>
      </w:r>
      <w:r w:rsidRPr="00F31BF2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for</w:t>
      </w:r>
      <w:r w:rsidRPr="00F31BF2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a</w:t>
      </w:r>
      <w:r w:rsidRPr="00F31BF2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crystal</w:t>
      </w:r>
      <w:r w:rsidR="00F31BF2" w:rsidRPr="00F31BF2">
        <w:rPr>
          <w:rFonts w:ascii="Times New Roman" w:hAnsi="Times New Roman"/>
          <w:sz w:val="28"/>
          <w:lang w:val="en-US"/>
        </w:rPr>
        <w:t xml:space="preserve"> becomes an expression for an atom, but with reduced mass.</w:t>
      </w:r>
      <w:r w:rsidR="0051415C" w:rsidRPr="00F31BF2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In</w:t>
      </w:r>
      <w:r w:rsidR="00F31BF2" w:rsidRPr="00F31BF2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case</w:t>
      </w:r>
      <w:r w:rsidR="00F31BF2" w:rsidRPr="00F31BF2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of</w:t>
      </w:r>
      <w:r w:rsidR="00F31BF2" w:rsidRPr="00F31BF2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a</w:t>
      </w:r>
      <w:r w:rsidR="00F31BF2" w:rsidRPr="00F31BF2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crystal</w:t>
      </w:r>
      <w:r w:rsidR="00F31BF2" w:rsidRPr="00F31BF2">
        <w:rPr>
          <w:rFonts w:ascii="Times New Roman" w:hAnsi="Times New Roman"/>
          <w:sz w:val="28"/>
          <w:lang w:val="en-US"/>
        </w:rPr>
        <w:t>, the expressions similar to (11)-(17)</w:t>
      </w:r>
      <w:r w:rsidR="00672698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for</w:t>
      </w:r>
      <w:r w:rsidR="00F31BF2" w:rsidRPr="00F31BF2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ionization</w:t>
      </w:r>
      <w:r w:rsidR="00F31BF2" w:rsidRPr="00F31BF2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rate</w:t>
      </w:r>
      <w:r w:rsidR="00F31BF2" w:rsidRPr="00F31BF2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appear. There</w:t>
      </w:r>
      <w:r w:rsidR="00F31BF2" w:rsidRPr="00F31BF2">
        <w:rPr>
          <w:rFonts w:ascii="Times New Roman" w:hAnsi="Times New Roman"/>
          <w:sz w:val="28"/>
          <w:lang w:val="en-US"/>
        </w:rPr>
        <w:t xml:space="preserve">, </w:t>
      </w:r>
      <w:r w:rsidR="00F31BF2" w:rsidRPr="00EC20D8">
        <w:rPr>
          <w:rFonts w:ascii="Times New Roman" w:hAnsi="Times New Roman"/>
          <w:position w:val="-14"/>
          <w:sz w:val="28"/>
        </w:rPr>
        <w:object w:dxaOrig="700" w:dyaOrig="400" w14:anchorId="64638C83">
          <v:shape id="_x0000_i1483" type="#_x0000_t75" style="width:34.5pt;height:19.5pt" o:ole="">
            <v:imagedata r:id="rId856" o:title=""/>
          </v:shape>
          <o:OLEObject Type="Embed" ProgID="Equation.DSMT4" ShapeID="_x0000_i1483" DrawAspect="Content" ObjectID="_1611679009" r:id="rId857"/>
        </w:object>
      </w:r>
      <w:r w:rsidR="00F31BF2" w:rsidRPr="00F31BF2">
        <w:rPr>
          <w:rFonts w:ascii="Times New Roman" w:hAnsi="Times New Roman"/>
          <w:sz w:val="28"/>
          <w:lang w:val="en-US"/>
        </w:rPr>
        <w:t xml:space="preserve">(average over period) </w:t>
      </w:r>
      <w:r w:rsidR="00F31BF2">
        <w:rPr>
          <w:rFonts w:ascii="Times New Roman" w:hAnsi="Times New Roman"/>
          <w:sz w:val="28"/>
          <w:lang w:val="en-US"/>
        </w:rPr>
        <w:t>figures</w:t>
      </w:r>
      <w:r w:rsidR="00F31BF2" w:rsidRPr="00F31BF2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instead</w:t>
      </w:r>
      <w:r w:rsidR="00F31BF2" w:rsidRPr="00F31BF2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of</w:t>
      </w:r>
      <w:r w:rsidR="00F31BF2" w:rsidRPr="00F31BF2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average</w:t>
      </w:r>
      <w:r w:rsidR="00F31BF2" w:rsidRPr="00F31BF2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oscillation</w:t>
      </w:r>
      <w:r w:rsidR="00F31BF2" w:rsidRPr="00F31BF2">
        <w:rPr>
          <w:rFonts w:ascii="Times New Roman" w:hAnsi="Times New Roman"/>
          <w:sz w:val="28"/>
          <w:lang w:val="en-US"/>
        </w:rPr>
        <w:t xml:space="preserve"> </w:t>
      </w:r>
      <w:r w:rsidR="00F31BF2">
        <w:rPr>
          <w:rFonts w:ascii="Times New Roman" w:hAnsi="Times New Roman"/>
          <w:sz w:val="28"/>
          <w:lang w:val="en-US"/>
        </w:rPr>
        <w:t>energy</w:t>
      </w:r>
      <w:r w:rsidR="00F31BF2" w:rsidRPr="00F31BF2">
        <w:rPr>
          <w:rFonts w:ascii="Times New Roman" w:hAnsi="Times New Roman"/>
          <w:sz w:val="28"/>
          <w:lang w:val="en-US"/>
        </w:rPr>
        <w:t xml:space="preserve"> </w:t>
      </w:r>
      <w:r w:rsidR="00F31BF2" w:rsidRPr="00062B8D">
        <w:rPr>
          <w:rFonts w:ascii="Times New Roman" w:hAnsi="Times New Roman"/>
          <w:position w:val="-12"/>
          <w:sz w:val="28"/>
        </w:rPr>
        <w:object w:dxaOrig="279" w:dyaOrig="380" w14:anchorId="5A127792">
          <v:shape id="_x0000_i1484" type="#_x0000_t75" style="width:13.5pt;height:19.5pt" o:ole="">
            <v:imagedata r:id="rId858" o:title=""/>
          </v:shape>
          <o:OLEObject Type="Embed" ProgID="Equation.DSMT4" ShapeID="_x0000_i1484" DrawAspect="Content" ObjectID="_1611679010" r:id="rId859"/>
        </w:object>
      </w:r>
      <w:r w:rsidR="00F31BF2" w:rsidRPr="00F31BF2">
        <w:rPr>
          <w:rFonts w:ascii="Times New Roman" w:hAnsi="Times New Roman"/>
          <w:sz w:val="28"/>
          <w:lang w:val="en-US"/>
        </w:rPr>
        <w:t>, where</w:t>
      </w:r>
      <w:r w:rsidR="00E64275">
        <w:rPr>
          <w:rFonts w:ascii="Times New Roman" w:hAnsi="Times New Roman"/>
          <w:sz w:val="28"/>
          <w:lang w:val="en-US"/>
        </w:rPr>
        <w:t xml:space="preserve"> the</w:t>
      </w:r>
      <w:r w:rsidR="00F31BF2" w:rsidRPr="00F31BF2">
        <w:rPr>
          <w:rFonts w:ascii="Times New Roman" w:hAnsi="Times New Roman"/>
          <w:sz w:val="28"/>
          <w:lang w:val="en-US"/>
        </w:rPr>
        <w:t xml:space="preserve"> </w:t>
      </w:r>
      <w:r w:rsidR="00C70DC0" w:rsidRPr="00F31BF2">
        <w:rPr>
          <w:rFonts w:ascii="Times New Roman" w:hAnsi="Times New Roman"/>
          <w:sz w:val="28"/>
          <w:lang w:val="en-US"/>
        </w:rPr>
        <w:t>impulse</w:t>
      </w:r>
      <w:r w:rsidR="00F31BF2" w:rsidRPr="00F31BF2">
        <w:rPr>
          <w:rFonts w:ascii="Times New Roman" w:hAnsi="Times New Roman"/>
          <w:sz w:val="28"/>
          <w:lang w:val="en-US"/>
        </w:rPr>
        <w:t xml:space="preserve"> is determined from equation </w:t>
      </w:r>
      <w:r w:rsidR="00F31BF2" w:rsidRPr="009312BB">
        <w:rPr>
          <w:rFonts w:ascii="Times New Roman" w:hAnsi="Times New Roman"/>
          <w:position w:val="-10"/>
          <w:sz w:val="28"/>
        </w:rPr>
        <w:object w:dxaOrig="2060" w:dyaOrig="320" w14:anchorId="11821128">
          <v:shape id="_x0000_i1485" type="#_x0000_t75" style="width:103.5pt;height:16.5pt" o:ole="">
            <v:imagedata r:id="rId860" o:title=""/>
          </v:shape>
          <o:OLEObject Type="Embed" ProgID="Equation.DSMT4" ShapeID="_x0000_i1485" DrawAspect="Content" ObjectID="_1611679011" r:id="rId861"/>
        </w:object>
      </w:r>
      <w:r w:rsidR="00F31BF2" w:rsidRPr="00F31BF2">
        <w:rPr>
          <w:rFonts w:ascii="Times New Roman" w:hAnsi="Times New Roman"/>
          <w:sz w:val="28"/>
          <w:lang w:val="en-US"/>
        </w:rPr>
        <w:t>.</w:t>
      </w:r>
    </w:p>
    <w:p w14:paraId="755268A8" w14:textId="77777777" w:rsidR="0051415C" w:rsidRPr="00317B36" w:rsidRDefault="00AD2E28" w:rsidP="0051415C">
      <w:pPr>
        <w:ind w:firstLine="708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Fused</w:t>
      </w:r>
      <w:r w:rsidRPr="00AD2E2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silica</w:t>
      </w:r>
      <w:r w:rsidRPr="00AD2E2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is</w:t>
      </w:r>
      <w:r w:rsidRPr="00AD2E28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an amorphous body. Therefore, Keldysh’s photoionization theory for an atom is more suitable than theory of photoionization in a crystal.</w:t>
      </w:r>
      <w:r w:rsidR="0051415C" w:rsidRPr="00AD2E2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01A47">
        <w:rPr>
          <w:rFonts w:ascii="Times New Roman" w:hAnsi="Times New Roman"/>
          <w:sz w:val="28"/>
          <w:szCs w:val="28"/>
          <w:lang w:val="en-US"/>
        </w:rPr>
        <w:t>Nevertheless</w:t>
      </w:r>
      <w:r w:rsidR="00101A47" w:rsidRPr="00317B36">
        <w:rPr>
          <w:rFonts w:ascii="Times New Roman" w:hAnsi="Times New Roman"/>
          <w:sz w:val="28"/>
          <w:szCs w:val="28"/>
          <w:lang w:val="en-US"/>
        </w:rPr>
        <w:t xml:space="preserve">, </w:t>
      </w:r>
      <w:r w:rsidR="00101A47">
        <w:rPr>
          <w:rFonts w:ascii="Times New Roman" w:hAnsi="Times New Roman"/>
          <w:sz w:val="28"/>
          <w:szCs w:val="28"/>
          <w:lang w:val="en-US"/>
        </w:rPr>
        <w:t>we</w:t>
      </w:r>
      <w:r w:rsidR="00101A47" w:rsidRPr="00317B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17B36">
        <w:rPr>
          <w:rFonts w:ascii="Times New Roman" w:hAnsi="Times New Roman"/>
          <w:sz w:val="28"/>
          <w:szCs w:val="28"/>
          <w:lang w:val="en-US"/>
        </w:rPr>
        <w:t>investigate</w:t>
      </w:r>
      <w:r w:rsidR="001C21EA" w:rsidRPr="00317B36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317B36">
        <w:rPr>
          <w:rFonts w:ascii="Times New Roman" w:hAnsi="Times New Roman"/>
          <w:sz w:val="28"/>
          <w:szCs w:val="28"/>
          <w:lang w:val="en-US"/>
        </w:rPr>
        <w:t xml:space="preserve">differences between atom and crystal for </w:t>
      </w:r>
      <w:r w:rsidR="00E64275">
        <w:rPr>
          <w:rFonts w:ascii="Times New Roman" w:hAnsi="Times New Roman"/>
          <w:sz w:val="28"/>
          <w:szCs w:val="28"/>
          <w:lang w:val="en-US"/>
        </w:rPr>
        <w:t xml:space="preserve">a </w:t>
      </w:r>
      <w:r w:rsidR="00317B36">
        <w:rPr>
          <w:rFonts w:ascii="Times New Roman" w:hAnsi="Times New Roman"/>
          <w:sz w:val="28"/>
          <w:szCs w:val="28"/>
          <w:lang w:val="en-US"/>
        </w:rPr>
        <w:t>monochromatic wave</w:t>
      </w:r>
      <w:r w:rsidR="00B31C3C">
        <w:rPr>
          <w:rFonts w:ascii="Times New Roman" w:hAnsi="Times New Roman"/>
          <w:sz w:val="28"/>
          <w:szCs w:val="28"/>
          <w:lang w:val="en-US"/>
        </w:rPr>
        <w:t xml:space="preserve"> for completeness</w:t>
      </w:r>
      <w:r w:rsidR="00317B36">
        <w:rPr>
          <w:rFonts w:ascii="Times New Roman" w:hAnsi="Times New Roman"/>
          <w:sz w:val="28"/>
          <w:szCs w:val="28"/>
          <w:lang w:val="en-US"/>
        </w:rPr>
        <w:t>.</w:t>
      </w:r>
      <w:r w:rsidR="0051415C" w:rsidRPr="00317B36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14:paraId="7585D935" w14:textId="77777777" w:rsidR="0051415C" w:rsidRPr="00B94257" w:rsidRDefault="00E64275" w:rsidP="0051415C">
      <w:pPr>
        <w:ind w:firstLine="708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F</w:t>
      </w:r>
      <w:r w:rsidR="00681EF3">
        <w:rPr>
          <w:rFonts w:ascii="Times New Roman" w:hAnsi="Times New Roman"/>
          <w:sz w:val="28"/>
          <w:lang w:val="en-US"/>
        </w:rPr>
        <w:t>ig</w:t>
      </w:r>
      <w:r w:rsidR="0051415C" w:rsidRPr="00A57076">
        <w:rPr>
          <w:rFonts w:ascii="Times New Roman" w:hAnsi="Times New Roman"/>
          <w:sz w:val="28"/>
          <w:lang w:val="en-US"/>
        </w:rPr>
        <w:t xml:space="preserve">. 1 </w:t>
      </w:r>
      <w:r w:rsidR="00A57076">
        <w:rPr>
          <w:rFonts w:ascii="Times New Roman" w:hAnsi="Times New Roman"/>
          <w:sz w:val="28"/>
          <w:lang w:val="en-US"/>
        </w:rPr>
        <w:t>shows</w:t>
      </w:r>
      <w:r w:rsidR="00A57076" w:rsidRPr="00A57076">
        <w:rPr>
          <w:rFonts w:ascii="Times New Roman" w:hAnsi="Times New Roman"/>
          <w:sz w:val="28"/>
          <w:lang w:val="en-US"/>
        </w:rPr>
        <w:t xml:space="preserve"> </w:t>
      </w:r>
      <w:r w:rsidR="00A57076">
        <w:rPr>
          <w:rFonts w:ascii="Times New Roman" w:hAnsi="Times New Roman"/>
          <w:sz w:val="28"/>
          <w:lang w:val="en-US"/>
        </w:rPr>
        <w:t>ionization</w:t>
      </w:r>
      <w:r w:rsidR="00A57076" w:rsidRPr="00A57076">
        <w:rPr>
          <w:rFonts w:ascii="Times New Roman" w:hAnsi="Times New Roman"/>
          <w:sz w:val="28"/>
          <w:lang w:val="en-US"/>
        </w:rPr>
        <w:t xml:space="preserve"> </w:t>
      </w:r>
      <w:r w:rsidR="00A57076">
        <w:rPr>
          <w:rFonts w:ascii="Times New Roman" w:hAnsi="Times New Roman"/>
          <w:sz w:val="28"/>
          <w:lang w:val="en-US"/>
        </w:rPr>
        <w:t>rate</w:t>
      </w:r>
      <w:r w:rsidR="00A57076" w:rsidRPr="00A57076">
        <w:rPr>
          <w:rFonts w:ascii="Times New Roman" w:hAnsi="Times New Roman"/>
          <w:sz w:val="28"/>
          <w:lang w:val="en-US"/>
        </w:rPr>
        <w:t xml:space="preserve"> </w:t>
      </w:r>
      <w:r w:rsidR="00A57076">
        <w:rPr>
          <w:rFonts w:ascii="Times New Roman" w:hAnsi="Times New Roman"/>
          <w:sz w:val="28"/>
          <w:lang w:val="en-US"/>
        </w:rPr>
        <w:t>versus</w:t>
      </w:r>
      <w:r w:rsidR="00A57076" w:rsidRPr="00A57076">
        <w:rPr>
          <w:rFonts w:ascii="Times New Roman" w:hAnsi="Times New Roman"/>
          <w:sz w:val="28"/>
          <w:lang w:val="en-US"/>
        </w:rPr>
        <w:t xml:space="preserve"> </w:t>
      </w:r>
      <w:r w:rsidR="00A57076">
        <w:rPr>
          <w:rFonts w:ascii="Times New Roman" w:hAnsi="Times New Roman"/>
          <w:sz w:val="28"/>
          <w:lang w:val="en-US"/>
        </w:rPr>
        <w:t>wave</w:t>
      </w:r>
      <w:r w:rsidR="00A57076" w:rsidRPr="00A57076">
        <w:rPr>
          <w:rFonts w:ascii="Times New Roman" w:hAnsi="Times New Roman"/>
          <w:sz w:val="28"/>
          <w:lang w:val="en-US"/>
        </w:rPr>
        <w:t xml:space="preserve"> </w:t>
      </w:r>
      <w:r w:rsidR="00A57076">
        <w:rPr>
          <w:rFonts w:ascii="Times New Roman" w:hAnsi="Times New Roman"/>
          <w:sz w:val="28"/>
          <w:lang w:val="en-US"/>
        </w:rPr>
        <w:t>intensity</w:t>
      </w:r>
      <w:r w:rsidR="00A57076" w:rsidRPr="00A57076">
        <w:rPr>
          <w:rFonts w:ascii="Times New Roman" w:hAnsi="Times New Roman"/>
          <w:sz w:val="28"/>
          <w:lang w:val="en-US"/>
        </w:rPr>
        <w:t xml:space="preserve"> </w:t>
      </w:r>
      <w:r w:rsidR="00A57076">
        <w:rPr>
          <w:rFonts w:ascii="Times New Roman" w:hAnsi="Times New Roman"/>
          <w:sz w:val="28"/>
          <w:lang w:val="en-US"/>
        </w:rPr>
        <w:t>in</w:t>
      </w:r>
      <w:r w:rsidR="00A57076" w:rsidRPr="00A57076">
        <w:rPr>
          <w:rFonts w:ascii="Times New Roman" w:hAnsi="Times New Roman"/>
          <w:sz w:val="28"/>
          <w:lang w:val="en-US"/>
        </w:rPr>
        <w:t xml:space="preserve"> </w:t>
      </w:r>
      <w:r w:rsidR="00A57076">
        <w:rPr>
          <w:rFonts w:ascii="Times New Roman" w:hAnsi="Times New Roman"/>
          <w:sz w:val="28"/>
          <w:lang w:val="en-US"/>
        </w:rPr>
        <w:t>vacuum</w:t>
      </w:r>
      <w:r w:rsidR="00A57076" w:rsidRPr="00A57076">
        <w:rPr>
          <w:rFonts w:ascii="Times New Roman" w:hAnsi="Times New Roman"/>
          <w:sz w:val="28"/>
          <w:lang w:val="en-US"/>
        </w:rPr>
        <w:t xml:space="preserve"> </w:t>
      </w:r>
      <w:r w:rsidR="00A57076">
        <w:rPr>
          <w:rFonts w:ascii="Times New Roman" w:hAnsi="Times New Roman"/>
          <w:sz w:val="28"/>
          <w:lang w:val="en-US"/>
        </w:rPr>
        <w:t>for</w:t>
      </w:r>
      <w:r w:rsidR="00A57076" w:rsidRPr="00A57076">
        <w:rPr>
          <w:rFonts w:ascii="Times New Roman" w:hAnsi="Times New Roman"/>
          <w:sz w:val="28"/>
          <w:lang w:val="en-US"/>
        </w:rPr>
        <w:t xml:space="preserve"> </w:t>
      </w:r>
      <w:r w:rsidR="00A57076">
        <w:rPr>
          <w:rFonts w:ascii="Times New Roman" w:hAnsi="Times New Roman"/>
          <w:sz w:val="28"/>
          <w:lang w:val="en-US"/>
        </w:rPr>
        <w:t>a</w:t>
      </w:r>
      <w:r w:rsidR="00A57076" w:rsidRPr="00A57076">
        <w:rPr>
          <w:rFonts w:ascii="Times New Roman" w:hAnsi="Times New Roman"/>
          <w:sz w:val="28"/>
          <w:lang w:val="en-US"/>
        </w:rPr>
        <w:t xml:space="preserve"> </w:t>
      </w:r>
      <w:r w:rsidR="00A57076">
        <w:rPr>
          <w:rFonts w:ascii="Times New Roman" w:hAnsi="Times New Roman"/>
          <w:sz w:val="28"/>
          <w:lang w:val="en-US"/>
        </w:rPr>
        <w:t>crystal</w:t>
      </w:r>
      <w:r w:rsidR="00A57076" w:rsidRPr="00A57076">
        <w:rPr>
          <w:rFonts w:ascii="Times New Roman" w:hAnsi="Times New Roman"/>
          <w:sz w:val="28"/>
          <w:lang w:val="en-US"/>
        </w:rPr>
        <w:t xml:space="preserve"> </w:t>
      </w:r>
      <w:r w:rsidR="00A57076">
        <w:rPr>
          <w:rFonts w:ascii="Times New Roman" w:hAnsi="Times New Roman"/>
          <w:sz w:val="28"/>
          <w:lang w:val="en-US"/>
        </w:rPr>
        <w:t>from</w:t>
      </w:r>
      <w:r w:rsidR="00A57076" w:rsidRPr="00A57076">
        <w:rPr>
          <w:rFonts w:ascii="Times New Roman" w:hAnsi="Times New Roman"/>
          <w:sz w:val="28"/>
          <w:lang w:val="en-US"/>
        </w:rPr>
        <w:t xml:space="preserve"> [14]</w:t>
      </w:r>
      <w:r w:rsidR="00A57076">
        <w:rPr>
          <w:rFonts w:ascii="Times New Roman" w:hAnsi="Times New Roman"/>
          <w:sz w:val="28"/>
          <w:lang w:val="en-US"/>
        </w:rPr>
        <w:t xml:space="preserve"> and calculated by formulas from current work.</w:t>
      </w:r>
      <w:r w:rsidR="0051415C" w:rsidRPr="00A57076">
        <w:rPr>
          <w:rFonts w:ascii="Times New Roman" w:hAnsi="Times New Roman"/>
          <w:sz w:val="28"/>
          <w:lang w:val="en-US"/>
        </w:rPr>
        <w:t xml:space="preserve"> </w:t>
      </w:r>
      <w:r w:rsidR="009A6E39" w:rsidRPr="005E7592">
        <w:rPr>
          <w:rFonts w:ascii="Times New Roman" w:hAnsi="Times New Roman"/>
          <w:sz w:val="28"/>
          <w:lang w:val="en-US"/>
        </w:rPr>
        <w:t>I</w:t>
      </w:r>
      <w:r w:rsidR="009A6E39">
        <w:rPr>
          <w:rFonts w:ascii="Times New Roman" w:hAnsi="Times New Roman"/>
          <w:sz w:val="28"/>
          <w:lang w:val="en-US"/>
        </w:rPr>
        <w:t>n</w:t>
      </w:r>
      <w:r w:rsidR="0051415C" w:rsidRPr="005E7592">
        <w:rPr>
          <w:rFonts w:ascii="Times New Roman" w:hAnsi="Times New Roman"/>
          <w:sz w:val="28"/>
          <w:lang w:val="en-US"/>
        </w:rPr>
        <w:t xml:space="preserve"> [14] </w:t>
      </w:r>
      <w:r w:rsidR="0051415C" w:rsidRPr="00E91B09">
        <w:rPr>
          <w:rFonts w:ascii="Times New Roman" w:hAnsi="Times New Roman"/>
          <w:position w:val="-12"/>
          <w:sz w:val="28"/>
        </w:rPr>
        <w:object w:dxaOrig="1200" w:dyaOrig="360" w14:anchorId="45D8DB56">
          <v:shape id="_x0000_i1486" type="#_x0000_t75" style="width:60pt;height:18pt" o:ole="">
            <v:imagedata r:id="rId862" o:title=""/>
          </v:shape>
          <o:OLEObject Type="Embed" ProgID="Equation.DSMT4" ShapeID="_x0000_i1486" DrawAspect="Content" ObjectID="_1611679012" r:id="rId863"/>
        </w:object>
      </w:r>
      <w:r w:rsidR="0051415C" w:rsidRPr="005E7592">
        <w:rPr>
          <w:rFonts w:ascii="Times New Roman" w:hAnsi="Times New Roman"/>
          <w:sz w:val="28"/>
          <w:lang w:val="en-US"/>
        </w:rPr>
        <w:t xml:space="preserve"> (</w:t>
      </w:r>
      <w:r w:rsidR="0051415C" w:rsidRPr="00E91B09">
        <w:rPr>
          <w:rFonts w:ascii="Times New Roman" w:hAnsi="Times New Roman"/>
          <w:position w:val="-12"/>
          <w:sz w:val="28"/>
        </w:rPr>
        <w:object w:dxaOrig="499" w:dyaOrig="360" w14:anchorId="2B6347BD">
          <v:shape id="_x0000_i1487" type="#_x0000_t75" style="width:25.5pt;height:18pt" o:ole="">
            <v:imagedata r:id="rId864" o:title=""/>
          </v:shape>
          <o:OLEObject Type="Embed" ProgID="Equation.DSMT4" ShapeID="_x0000_i1487" DrawAspect="Content" ObjectID="_1611679013" r:id="rId865"/>
        </w:object>
      </w:r>
      <w:r w:rsidR="0051415C" w:rsidRPr="005E7592">
        <w:rPr>
          <w:rFonts w:ascii="Times New Roman" w:hAnsi="Times New Roman"/>
          <w:sz w:val="28"/>
          <w:lang w:val="en-US"/>
        </w:rPr>
        <w:t xml:space="preserve"> </w:t>
      </w:r>
      <w:r w:rsidR="009A6E39">
        <w:rPr>
          <w:rFonts w:ascii="Times New Roman" w:hAnsi="Times New Roman"/>
          <w:sz w:val="28"/>
          <w:lang w:val="en-US"/>
        </w:rPr>
        <w:t>is</w:t>
      </w:r>
      <w:r w:rsidR="009A6E39" w:rsidRPr="005E7592">
        <w:rPr>
          <w:rFonts w:ascii="Times New Roman" w:hAnsi="Times New Roman"/>
          <w:sz w:val="28"/>
          <w:lang w:val="en-US"/>
        </w:rPr>
        <w:t xml:space="preserve"> </w:t>
      </w:r>
      <w:r w:rsidR="009A6E39">
        <w:rPr>
          <w:rFonts w:ascii="Times New Roman" w:hAnsi="Times New Roman"/>
          <w:sz w:val="28"/>
          <w:lang w:val="en-US"/>
        </w:rPr>
        <w:t>electron</w:t>
      </w:r>
      <w:r w:rsidR="009A6E39" w:rsidRPr="005E7592">
        <w:rPr>
          <w:rFonts w:ascii="Times New Roman" w:hAnsi="Times New Roman"/>
          <w:sz w:val="28"/>
          <w:lang w:val="en-US"/>
        </w:rPr>
        <w:t xml:space="preserve"> </w:t>
      </w:r>
      <w:r w:rsidR="009A6E39">
        <w:rPr>
          <w:rFonts w:ascii="Times New Roman" w:hAnsi="Times New Roman"/>
          <w:sz w:val="28"/>
          <w:lang w:val="en-US"/>
        </w:rPr>
        <w:t>mass</w:t>
      </w:r>
      <w:r w:rsidR="009A6E39" w:rsidRPr="005E7592">
        <w:rPr>
          <w:rFonts w:ascii="Times New Roman" w:hAnsi="Times New Roman"/>
          <w:sz w:val="28"/>
          <w:lang w:val="en-US"/>
        </w:rPr>
        <w:t xml:space="preserve"> </w:t>
      </w:r>
      <w:r w:rsidR="009A6E39">
        <w:rPr>
          <w:rFonts w:ascii="Times New Roman" w:hAnsi="Times New Roman"/>
          <w:sz w:val="28"/>
          <w:lang w:val="en-US"/>
        </w:rPr>
        <w:t>in</w:t>
      </w:r>
      <w:r w:rsidR="009A6E39" w:rsidRPr="005E7592">
        <w:rPr>
          <w:rFonts w:ascii="Times New Roman" w:hAnsi="Times New Roman"/>
          <w:sz w:val="28"/>
          <w:lang w:val="en-US"/>
        </w:rPr>
        <w:t xml:space="preserve"> </w:t>
      </w:r>
      <w:r w:rsidR="009A6E39">
        <w:rPr>
          <w:rFonts w:ascii="Times New Roman" w:hAnsi="Times New Roman"/>
          <w:sz w:val="28"/>
          <w:lang w:val="en-US"/>
        </w:rPr>
        <w:t>vacuum</w:t>
      </w:r>
      <w:r w:rsidR="0051415C" w:rsidRPr="005E7592">
        <w:rPr>
          <w:rFonts w:ascii="Times New Roman" w:hAnsi="Times New Roman"/>
          <w:sz w:val="28"/>
          <w:lang w:val="en-US"/>
        </w:rPr>
        <w:t xml:space="preserve">). </w:t>
      </w:r>
      <w:r w:rsidR="005E7592" w:rsidRPr="00E91B09">
        <w:rPr>
          <w:rFonts w:ascii="Times New Roman" w:hAnsi="Times New Roman"/>
          <w:position w:val="-12"/>
          <w:sz w:val="28"/>
        </w:rPr>
        <w:object w:dxaOrig="1280" w:dyaOrig="360" w14:anchorId="1AC3DACE">
          <v:shape id="_x0000_i1488" type="#_x0000_t75" style="width:64.5pt;height:18pt" o:ole="">
            <v:imagedata r:id="rId866" o:title=""/>
          </v:shape>
          <o:OLEObject Type="Embed" ProgID="Equation.DSMT4" ShapeID="_x0000_i1488" DrawAspect="Content" ObjectID="_1611679014" r:id="rId867"/>
        </w:object>
      </w:r>
      <w:r w:rsidR="005E7592" w:rsidRPr="005E7592">
        <w:rPr>
          <w:rFonts w:ascii="Times New Roman" w:hAnsi="Times New Roman"/>
          <w:sz w:val="28"/>
          <w:lang w:val="en-US"/>
        </w:rPr>
        <w:t xml:space="preserve"> </w:t>
      </w:r>
      <w:r w:rsidR="005E7592">
        <w:rPr>
          <w:rFonts w:ascii="Times New Roman" w:hAnsi="Times New Roman"/>
          <w:sz w:val="28"/>
          <w:lang w:val="en-US"/>
        </w:rPr>
        <w:t>is set in (11)-(17) to achieve a good agreement with</w:t>
      </w:r>
      <w:r>
        <w:rPr>
          <w:rFonts w:ascii="Times New Roman" w:hAnsi="Times New Roman"/>
          <w:sz w:val="28"/>
          <w:lang w:val="en-US"/>
        </w:rPr>
        <w:t xml:space="preserve"> the</w:t>
      </w:r>
      <w:r w:rsidR="005E7592">
        <w:rPr>
          <w:rFonts w:ascii="Times New Roman" w:hAnsi="Times New Roman"/>
          <w:sz w:val="28"/>
          <w:lang w:val="en-US"/>
        </w:rPr>
        <w:t xml:space="preserve"> case of amorphous body in a low intensity limit. </w:t>
      </w:r>
      <w:commentRangeStart w:id="37"/>
      <w:r w:rsidR="005E7592">
        <w:rPr>
          <w:rFonts w:ascii="Times New Roman" w:hAnsi="Times New Roman"/>
          <w:sz w:val="28"/>
          <w:lang w:val="en-US"/>
        </w:rPr>
        <w:t>The</w:t>
      </w:r>
      <w:r w:rsidR="005E7592" w:rsidRPr="00B94257">
        <w:rPr>
          <w:rFonts w:ascii="Times New Roman" w:hAnsi="Times New Roman"/>
          <w:sz w:val="28"/>
          <w:lang w:val="en-US"/>
        </w:rPr>
        <w:t xml:space="preserve"> </w:t>
      </w:r>
      <w:r w:rsidR="005E7592">
        <w:rPr>
          <w:rFonts w:ascii="Times New Roman" w:hAnsi="Times New Roman"/>
          <w:sz w:val="28"/>
          <w:lang w:val="en-US"/>
        </w:rPr>
        <w:t>corresponding</w:t>
      </w:r>
      <w:r w:rsidR="005E7592" w:rsidRPr="00B94257">
        <w:rPr>
          <w:rFonts w:ascii="Times New Roman" w:hAnsi="Times New Roman"/>
          <w:sz w:val="28"/>
          <w:lang w:val="en-US"/>
        </w:rPr>
        <w:t xml:space="preserve"> </w:t>
      </w:r>
      <w:r w:rsidR="005E7592">
        <w:rPr>
          <w:rFonts w:ascii="Times New Roman" w:hAnsi="Times New Roman"/>
          <w:sz w:val="28"/>
          <w:lang w:val="en-US"/>
        </w:rPr>
        <w:t>coefficient</w:t>
      </w:r>
      <w:r w:rsidR="0051415C" w:rsidRPr="00B94257">
        <w:rPr>
          <w:rFonts w:ascii="Times New Roman" w:hAnsi="Times New Roman"/>
          <w:sz w:val="28"/>
          <w:lang w:val="en-US"/>
        </w:rPr>
        <w:t xml:space="preserve"> </w:t>
      </w:r>
      <w:r w:rsidR="0051415C" w:rsidRPr="00E91B09">
        <w:rPr>
          <w:rFonts w:ascii="Times New Roman" w:hAnsi="Times New Roman"/>
          <w:position w:val="-12"/>
          <w:sz w:val="28"/>
        </w:rPr>
        <w:object w:dxaOrig="480" w:dyaOrig="360" w14:anchorId="66ADCCB4">
          <v:shape id="_x0000_i1489" type="#_x0000_t75" style="width:24pt;height:18pt" o:ole="">
            <v:imagedata r:id="rId868" o:title=""/>
          </v:shape>
          <o:OLEObject Type="Embed" ProgID="Equation.DSMT4" ShapeID="_x0000_i1489" DrawAspect="Content" ObjectID="_1611679015" r:id="rId869"/>
        </w:object>
      </w:r>
      <w:r w:rsidR="005E7592" w:rsidRPr="00B94257">
        <w:rPr>
          <w:rFonts w:ascii="Times New Roman" w:hAnsi="Times New Roman"/>
          <w:sz w:val="28"/>
          <w:lang w:val="en-US"/>
        </w:rPr>
        <w:t>is adjusted as well</w:t>
      </w:r>
      <w:r w:rsidR="0051415C" w:rsidRPr="00B94257">
        <w:rPr>
          <w:rFonts w:ascii="Times New Roman" w:hAnsi="Times New Roman"/>
          <w:sz w:val="28"/>
          <w:lang w:val="en-US"/>
        </w:rPr>
        <w:t>.</w:t>
      </w:r>
      <w:commentRangeEnd w:id="37"/>
      <w:r w:rsidR="00FC77B3">
        <w:rPr>
          <w:rStyle w:val="CommentReference"/>
        </w:rPr>
        <w:commentReference w:id="37"/>
      </w:r>
    </w:p>
    <w:p w14:paraId="2AEAC0EA" w14:textId="77777777" w:rsidR="0051415C" w:rsidRPr="001E0413" w:rsidRDefault="0051415C" w:rsidP="0051415C">
      <w:pPr>
        <w:ind w:firstLine="708"/>
        <w:jc w:val="both"/>
        <w:rPr>
          <w:rFonts w:ascii="Times New Roman" w:hAnsi="Times New Roman"/>
          <w:sz w:val="28"/>
          <w:lang w:val="en-US"/>
        </w:rPr>
      </w:pPr>
      <w:r w:rsidRPr="00EC20D8">
        <w:rPr>
          <w:rFonts w:ascii="Times New Roman" w:hAnsi="Times New Roman"/>
          <w:position w:val="-14"/>
          <w:sz w:val="28"/>
        </w:rPr>
        <w:object w:dxaOrig="700" w:dyaOrig="400" w14:anchorId="3492F440">
          <v:shape id="_x0000_i1490" type="#_x0000_t75" style="width:34.5pt;height:19.5pt" o:ole="">
            <v:imagedata r:id="rId856" o:title=""/>
          </v:shape>
          <o:OLEObject Type="Embed" ProgID="Equation.DSMT4" ShapeID="_x0000_i1490" DrawAspect="Content" ObjectID="_1611679016" r:id="rId870"/>
        </w:object>
      </w:r>
      <w:r w:rsidRPr="00B94257">
        <w:rPr>
          <w:rFonts w:ascii="Times New Roman" w:hAnsi="Times New Roman"/>
          <w:sz w:val="28"/>
          <w:lang w:val="en-US"/>
        </w:rPr>
        <w:t xml:space="preserve"> </w:t>
      </w:r>
      <w:r w:rsidR="00FF1F24">
        <w:rPr>
          <w:rFonts w:ascii="Times New Roman" w:hAnsi="Times New Roman"/>
          <w:sz w:val="28"/>
          <w:lang w:val="en-US"/>
        </w:rPr>
        <w:t>increases</w:t>
      </w:r>
      <w:r w:rsidR="00FF1F24" w:rsidRPr="00B94257">
        <w:rPr>
          <w:rFonts w:ascii="Times New Roman" w:hAnsi="Times New Roman"/>
          <w:sz w:val="28"/>
          <w:lang w:val="en-US"/>
        </w:rPr>
        <w:t xml:space="preserve"> </w:t>
      </w:r>
      <w:r w:rsidR="00FF1F24">
        <w:rPr>
          <w:rFonts w:ascii="Times New Roman" w:hAnsi="Times New Roman"/>
          <w:sz w:val="28"/>
          <w:lang w:val="en-US"/>
        </w:rPr>
        <w:t>slower</w:t>
      </w:r>
      <w:r w:rsidR="00FF1F24" w:rsidRPr="00B94257">
        <w:rPr>
          <w:rFonts w:ascii="Times New Roman" w:hAnsi="Times New Roman"/>
          <w:sz w:val="28"/>
          <w:lang w:val="en-US"/>
        </w:rPr>
        <w:t xml:space="preserve"> </w:t>
      </w:r>
      <w:r w:rsidR="00FF1F24">
        <w:rPr>
          <w:rFonts w:ascii="Times New Roman" w:hAnsi="Times New Roman"/>
          <w:sz w:val="28"/>
          <w:lang w:val="en-US"/>
        </w:rPr>
        <w:t>than</w:t>
      </w:r>
      <w:r w:rsidR="00FF1F24" w:rsidRPr="00B94257">
        <w:rPr>
          <w:rFonts w:ascii="Times New Roman" w:hAnsi="Times New Roman"/>
          <w:sz w:val="28"/>
          <w:lang w:val="en-US"/>
        </w:rPr>
        <w:t xml:space="preserve"> </w:t>
      </w:r>
      <w:r w:rsidRPr="00D47000">
        <w:rPr>
          <w:rFonts w:ascii="Times New Roman" w:hAnsi="Times New Roman"/>
          <w:position w:val="-16"/>
          <w:sz w:val="28"/>
        </w:rPr>
        <w:object w:dxaOrig="1100" w:dyaOrig="440" w14:anchorId="04B11372">
          <v:shape id="_x0000_i1491" type="#_x0000_t75" style="width:55.5pt;height:22.5pt" o:ole="">
            <v:imagedata r:id="rId871" o:title=""/>
          </v:shape>
          <o:OLEObject Type="Embed" ProgID="Equation.DSMT4" ShapeID="_x0000_i1491" DrawAspect="Content" ObjectID="_1611679017" r:id="rId872"/>
        </w:object>
      </w:r>
      <w:r w:rsidR="00FF1F24" w:rsidRPr="00B94257">
        <w:rPr>
          <w:rFonts w:ascii="Times New Roman" w:hAnsi="Times New Roman"/>
          <w:sz w:val="28"/>
          <w:lang w:val="en-US"/>
        </w:rPr>
        <w:t xml:space="preserve"> in (22).</w:t>
      </w:r>
      <w:r w:rsidRPr="00B94257">
        <w:rPr>
          <w:rFonts w:ascii="Times New Roman" w:hAnsi="Times New Roman"/>
          <w:sz w:val="28"/>
          <w:lang w:val="en-US"/>
        </w:rPr>
        <w:t xml:space="preserve"> </w:t>
      </w:r>
      <w:r w:rsidR="00FF1F24">
        <w:rPr>
          <w:rFonts w:ascii="Times New Roman" w:hAnsi="Times New Roman"/>
          <w:sz w:val="28"/>
          <w:lang w:val="en-US"/>
        </w:rPr>
        <w:t>Hence</w:t>
      </w:r>
      <w:r w:rsidR="00FF1F24" w:rsidRPr="00511881">
        <w:rPr>
          <w:rFonts w:ascii="Times New Roman" w:hAnsi="Times New Roman"/>
          <w:sz w:val="28"/>
          <w:lang w:val="en-US"/>
        </w:rPr>
        <w:t xml:space="preserve">, </w:t>
      </w:r>
      <w:r w:rsidR="00511881">
        <w:rPr>
          <w:rFonts w:ascii="Times New Roman" w:hAnsi="Times New Roman"/>
          <w:sz w:val="28"/>
          <w:lang w:val="en-US"/>
        </w:rPr>
        <w:t>for</w:t>
      </w:r>
      <w:r w:rsidR="00511881" w:rsidRPr="00511881">
        <w:rPr>
          <w:rFonts w:ascii="Times New Roman" w:hAnsi="Times New Roman"/>
          <w:sz w:val="28"/>
          <w:lang w:val="en-US"/>
        </w:rPr>
        <w:t xml:space="preserve"> </w:t>
      </w:r>
      <w:r w:rsidR="00511881">
        <w:rPr>
          <w:rFonts w:ascii="Times New Roman" w:hAnsi="Times New Roman"/>
          <w:sz w:val="28"/>
          <w:lang w:val="en-US"/>
        </w:rPr>
        <w:t>such</w:t>
      </w:r>
      <w:r w:rsidR="00511881" w:rsidRPr="00511881">
        <w:rPr>
          <w:rFonts w:ascii="Times New Roman" w:hAnsi="Times New Roman"/>
          <w:sz w:val="28"/>
          <w:lang w:val="en-US"/>
        </w:rPr>
        <w:t xml:space="preserve"> </w:t>
      </w:r>
      <w:r w:rsidR="00511881">
        <w:rPr>
          <w:rFonts w:ascii="Times New Roman" w:hAnsi="Times New Roman"/>
          <w:sz w:val="28"/>
          <w:lang w:val="en-US"/>
        </w:rPr>
        <w:t>intensities</w:t>
      </w:r>
      <w:r w:rsidR="00511881" w:rsidRPr="00511881">
        <w:rPr>
          <w:rFonts w:ascii="Times New Roman" w:hAnsi="Times New Roman"/>
          <w:sz w:val="28"/>
          <w:lang w:val="en-US"/>
        </w:rPr>
        <w:t xml:space="preserve">, </w:t>
      </w:r>
      <w:r w:rsidR="00511881">
        <w:rPr>
          <w:rFonts w:ascii="Times New Roman" w:hAnsi="Times New Roman"/>
          <w:sz w:val="28"/>
          <w:lang w:val="en-US"/>
        </w:rPr>
        <w:t>for</w:t>
      </w:r>
      <w:r w:rsidR="00511881" w:rsidRPr="00511881">
        <w:rPr>
          <w:rFonts w:ascii="Times New Roman" w:hAnsi="Times New Roman"/>
          <w:sz w:val="28"/>
          <w:lang w:val="en-US"/>
        </w:rPr>
        <w:t xml:space="preserve"> </w:t>
      </w:r>
      <w:r w:rsidR="00511881">
        <w:rPr>
          <w:rFonts w:ascii="Times New Roman" w:hAnsi="Times New Roman"/>
          <w:sz w:val="28"/>
          <w:lang w:val="en-US"/>
        </w:rPr>
        <w:t>which</w:t>
      </w:r>
      <w:r w:rsidR="00511881" w:rsidRPr="00511881">
        <w:rPr>
          <w:rFonts w:ascii="Times New Roman" w:hAnsi="Times New Roman"/>
          <w:sz w:val="28"/>
          <w:lang w:val="en-US"/>
        </w:rPr>
        <w:t xml:space="preserve"> </w:t>
      </w:r>
      <w:r w:rsidR="00511881">
        <w:rPr>
          <w:rFonts w:ascii="Times New Roman" w:hAnsi="Times New Roman"/>
          <w:sz w:val="28"/>
          <w:lang w:val="en-US"/>
        </w:rPr>
        <w:t>n</w:t>
      </w:r>
      <w:r w:rsidR="00511881" w:rsidRPr="00511881">
        <w:rPr>
          <w:rFonts w:ascii="Times New Roman" w:hAnsi="Times New Roman"/>
          <w:sz w:val="28"/>
          <w:lang w:val="en-US"/>
        </w:rPr>
        <w:t>-</w:t>
      </w:r>
      <w:r w:rsidR="00511881">
        <w:rPr>
          <w:rFonts w:ascii="Times New Roman" w:hAnsi="Times New Roman"/>
          <w:sz w:val="28"/>
          <w:lang w:val="en-US"/>
        </w:rPr>
        <w:t>photon</w:t>
      </w:r>
      <w:r w:rsidR="00511881" w:rsidRPr="00511881">
        <w:rPr>
          <w:rFonts w:ascii="Times New Roman" w:hAnsi="Times New Roman"/>
          <w:sz w:val="28"/>
          <w:lang w:val="en-US"/>
        </w:rPr>
        <w:t xml:space="preserve"> </w:t>
      </w:r>
      <w:r w:rsidR="00511881">
        <w:rPr>
          <w:rFonts w:ascii="Times New Roman" w:hAnsi="Times New Roman"/>
          <w:sz w:val="28"/>
          <w:lang w:val="en-US"/>
        </w:rPr>
        <w:t>ionization</w:t>
      </w:r>
      <w:r w:rsidR="00511881" w:rsidRPr="00511881">
        <w:rPr>
          <w:rFonts w:ascii="Times New Roman" w:hAnsi="Times New Roman"/>
          <w:sz w:val="28"/>
          <w:lang w:val="en-US"/>
        </w:rPr>
        <w:t xml:space="preserve"> </w:t>
      </w:r>
      <w:r w:rsidR="00511881">
        <w:rPr>
          <w:rFonts w:ascii="Times New Roman" w:hAnsi="Times New Roman"/>
          <w:sz w:val="28"/>
          <w:lang w:val="en-US"/>
        </w:rPr>
        <w:t>finishes</w:t>
      </w:r>
      <w:r w:rsidR="00511881" w:rsidRPr="00511881">
        <w:rPr>
          <w:rFonts w:ascii="Times New Roman" w:hAnsi="Times New Roman"/>
          <w:sz w:val="28"/>
          <w:lang w:val="en-US"/>
        </w:rPr>
        <w:t xml:space="preserve"> </w:t>
      </w:r>
      <w:r w:rsidR="00511881">
        <w:rPr>
          <w:rFonts w:ascii="Times New Roman" w:hAnsi="Times New Roman"/>
          <w:sz w:val="28"/>
          <w:lang w:val="en-US"/>
        </w:rPr>
        <w:t>in</w:t>
      </w:r>
      <w:r w:rsidR="00511881" w:rsidRPr="00511881">
        <w:rPr>
          <w:rFonts w:ascii="Times New Roman" w:hAnsi="Times New Roman"/>
          <w:sz w:val="28"/>
          <w:lang w:val="en-US"/>
        </w:rPr>
        <w:t xml:space="preserve"> </w:t>
      </w:r>
      <w:r w:rsidR="00511881">
        <w:rPr>
          <w:rFonts w:ascii="Times New Roman" w:hAnsi="Times New Roman"/>
          <w:sz w:val="28"/>
          <w:lang w:val="en-US"/>
        </w:rPr>
        <w:t>case</w:t>
      </w:r>
      <w:r w:rsidR="00511881" w:rsidRPr="00511881">
        <w:rPr>
          <w:rFonts w:ascii="Times New Roman" w:hAnsi="Times New Roman"/>
          <w:sz w:val="28"/>
          <w:lang w:val="en-US"/>
        </w:rPr>
        <w:t xml:space="preserve"> [14], </w:t>
      </w:r>
      <w:r w:rsidR="00511881">
        <w:rPr>
          <w:rFonts w:ascii="Times New Roman" w:hAnsi="Times New Roman"/>
          <w:sz w:val="28"/>
          <w:lang w:val="en-US"/>
        </w:rPr>
        <w:t>ionization</w:t>
      </w:r>
      <w:r w:rsidR="00511881" w:rsidRPr="00511881">
        <w:rPr>
          <w:rFonts w:ascii="Times New Roman" w:hAnsi="Times New Roman"/>
          <w:sz w:val="28"/>
          <w:lang w:val="en-US"/>
        </w:rPr>
        <w:t xml:space="preserve"> </w:t>
      </w:r>
      <w:r w:rsidR="00511881">
        <w:rPr>
          <w:rFonts w:ascii="Times New Roman" w:hAnsi="Times New Roman"/>
          <w:sz w:val="28"/>
          <w:lang w:val="en-US"/>
        </w:rPr>
        <w:t>rate</w:t>
      </w:r>
      <w:r w:rsidR="00511881" w:rsidRPr="00511881">
        <w:rPr>
          <w:rFonts w:ascii="Times New Roman" w:hAnsi="Times New Roman"/>
          <w:sz w:val="28"/>
          <w:lang w:val="en-US"/>
        </w:rPr>
        <w:t xml:space="preserve"> </w:t>
      </w:r>
      <w:r w:rsidR="00511881">
        <w:rPr>
          <w:rFonts w:ascii="Times New Roman" w:hAnsi="Times New Roman"/>
          <w:sz w:val="28"/>
          <w:lang w:val="en-US"/>
        </w:rPr>
        <w:t>drops later.</w:t>
      </w:r>
      <w:r w:rsidRPr="00354E2B">
        <w:rPr>
          <w:rFonts w:ascii="Times New Roman" w:hAnsi="Times New Roman"/>
          <w:sz w:val="28"/>
          <w:lang w:val="en-US"/>
        </w:rPr>
        <w:t xml:space="preserve"> </w:t>
      </w:r>
      <w:r w:rsidR="00354E2B">
        <w:rPr>
          <w:rFonts w:ascii="Times New Roman" w:hAnsi="Times New Roman"/>
          <w:sz w:val="28"/>
          <w:lang w:val="en-US"/>
        </w:rPr>
        <w:t>However</w:t>
      </w:r>
      <w:r w:rsidR="00354E2B" w:rsidRPr="00354E2B">
        <w:rPr>
          <w:rFonts w:ascii="Times New Roman" w:hAnsi="Times New Roman"/>
          <w:sz w:val="28"/>
          <w:lang w:val="en-US"/>
        </w:rPr>
        <w:t xml:space="preserve">, </w:t>
      </w:r>
      <w:r w:rsidR="00354E2B">
        <w:rPr>
          <w:rFonts w:ascii="Times New Roman" w:hAnsi="Times New Roman"/>
          <w:sz w:val="28"/>
          <w:lang w:val="en-US"/>
        </w:rPr>
        <w:t>one</w:t>
      </w:r>
      <w:r w:rsidR="00354E2B" w:rsidRPr="00354E2B">
        <w:rPr>
          <w:rFonts w:ascii="Times New Roman" w:hAnsi="Times New Roman"/>
          <w:sz w:val="28"/>
          <w:lang w:val="en-US"/>
        </w:rPr>
        <w:t xml:space="preserve"> </w:t>
      </w:r>
      <w:r w:rsidR="00354E2B">
        <w:rPr>
          <w:rFonts w:ascii="Times New Roman" w:hAnsi="Times New Roman"/>
          <w:sz w:val="28"/>
          <w:lang w:val="en-US"/>
        </w:rPr>
        <w:t>must</w:t>
      </w:r>
      <w:r w:rsidR="00354E2B" w:rsidRPr="00354E2B">
        <w:rPr>
          <w:rFonts w:ascii="Times New Roman" w:hAnsi="Times New Roman"/>
          <w:sz w:val="28"/>
          <w:lang w:val="en-US"/>
        </w:rPr>
        <w:t xml:space="preserve"> </w:t>
      </w:r>
      <w:r w:rsidR="00354E2B">
        <w:rPr>
          <w:rFonts w:ascii="Times New Roman" w:hAnsi="Times New Roman"/>
          <w:sz w:val="28"/>
          <w:lang w:val="en-US"/>
        </w:rPr>
        <w:t>note</w:t>
      </w:r>
      <w:r w:rsidR="00354E2B" w:rsidRPr="00354E2B">
        <w:rPr>
          <w:rFonts w:ascii="Times New Roman" w:hAnsi="Times New Roman"/>
          <w:sz w:val="28"/>
          <w:lang w:val="en-US"/>
        </w:rPr>
        <w:t xml:space="preserve"> </w:t>
      </w:r>
      <w:r w:rsidR="00354E2B">
        <w:rPr>
          <w:rFonts w:ascii="Times New Roman" w:hAnsi="Times New Roman"/>
          <w:sz w:val="28"/>
          <w:lang w:val="en-US"/>
        </w:rPr>
        <w:t>that</w:t>
      </w:r>
      <w:r w:rsidR="00354E2B" w:rsidRPr="00354E2B">
        <w:rPr>
          <w:rFonts w:ascii="Times New Roman" w:hAnsi="Times New Roman"/>
          <w:sz w:val="28"/>
          <w:lang w:val="en-US"/>
        </w:rPr>
        <w:t xml:space="preserve"> </w:t>
      </w:r>
      <w:r w:rsidR="00354E2B">
        <w:rPr>
          <w:rFonts w:ascii="Times New Roman" w:hAnsi="Times New Roman"/>
          <w:sz w:val="28"/>
          <w:lang w:val="en-US"/>
        </w:rPr>
        <w:t>dependencies</w:t>
      </w:r>
      <w:r w:rsidR="00354E2B" w:rsidRPr="00354E2B">
        <w:rPr>
          <w:rFonts w:ascii="Times New Roman" w:hAnsi="Times New Roman"/>
          <w:sz w:val="28"/>
          <w:lang w:val="en-US"/>
        </w:rPr>
        <w:t xml:space="preserve"> </w:t>
      </w:r>
      <w:r w:rsidR="00354E2B">
        <w:rPr>
          <w:rFonts w:ascii="Times New Roman" w:hAnsi="Times New Roman"/>
          <w:sz w:val="28"/>
          <w:lang w:val="en-US"/>
        </w:rPr>
        <w:t>are not only qualitatively similar, but as well quantitatively.</w:t>
      </w:r>
      <w:r w:rsidRPr="00354E2B">
        <w:rPr>
          <w:rFonts w:ascii="Times New Roman" w:hAnsi="Times New Roman"/>
          <w:sz w:val="28"/>
          <w:lang w:val="en-US"/>
        </w:rPr>
        <w:t xml:space="preserve"> </w:t>
      </w:r>
      <w:r w:rsidR="00B059C4">
        <w:rPr>
          <w:rFonts w:ascii="Times New Roman" w:hAnsi="Times New Roman"/>
          <w:sz w:val="28"/>
          <w:lang w:val="en-US"/>
        </w:rPr>
        <w:t>Considering</w:t>
      </w:r>
      <w:r w:rsidR="00B059C4" w:rsidRPr="000D371F">
        <w:rPr>
          <w:rFonts w:ascii="Times New Roman" w:hAnsi="Times New Roman"/>
          <w:sz w:val="28"/>
          <w:lang w:val="en-US"/>
        </w:rPr>
        <w:t xml:space="preserve"> </w:t>
      </w:r>
      <w:r w:rsidR="00B059C4">
        <w:rPr>
          <w:rFonts w:ascii="Times New Roman" w:hAnsi="Times New Roman"/>
          <w:sz w:val="28"/>
          <w:lang w:val="en-US"/>
        </w:rPr>
        <w:t>imperfections</w:t>
      </w:r>
      <w:r w:rsidR="00B059C4" w:rsidRPr="000D371F">
        <w:rPr>
          <w:rFonts w:ascii="Times New Roman" w:hAnsi="Times New Roman"/>
          <w:sz w:val="28"/>
          <w:lang w:val="en-US"/>
        </w:rPr>
        <w:t xml:space="preserve"> </w:t>
      </w:r>
      <w:r w:rsidR="00B059C4">
        <w:rPr>
          <w:rFonts w:ascii="Times New Roman" w:hAnsi="Times New Roman"/>
          <w:sz w:val="28"/>
          <w:lang w:val="en-US"/>
        </w:rPr>
        <w:t>of</w:t>
      </w:r>
      <w:r w:rsidR="00B059C4" w:rsidRPr="000D371F">
        <w:rPr>
          <w:rFonts w:ascii="Times New Roman" w:hAnsi="Times New Roman"/>
          <w:sz w:val="28"/>
          <w:lang w:val="en-US"/>
        </w:rPr>
        <w:t xml:space="preserve"> </w:t>
      </w:r>
      <w:r w:rsidR="00B059C4">
        <w:rPr>
          <w:rFonts w:ascii="Times New Roman" w:hAnsi="Times New Roman"/>
          <w:sz w:val="28"/>
          <w:lang w:val="en-US"/>
        </w:rPr>
        <w:t>Keldysh</w:t>
      </w:r>
      <w:r w:rsidR="00B059C4" w:rsidRPr="000D371F">
        <w:rPr>
          <w:rFonts w:ascii="Times New Roman" w:hAnsi="Times New Roman"/>
          <w:sz w:val="28"/>
          <w:lang w:val="en-US"/>
        </w:rPr>
        <w:t>’</w:t>
      </w:r>
      <w:r w:rsidR="00B059C4">
        <w:rPr>
          <w:rFonts w:ascii="Times New Roman" w:hAnsi="Times New Roman"/>
          <w:sz w:val="28"/>
          <w:lang w:val="en-US"/>
        </w:rPr>
        <w:t>s</w:t>
      </w:r>
      <w:r w:rsidR="00B059C4" w:rsidRPr="000D371F">
        <w:rPr>
          <w:rFonts w:ascii="Times New Roman" w:hAnsi="Times New Roman"/>
          <w:sz w:val="28"/>
          <w:lang w:val="en-US"/>
        </w:rPr>
        <w:t xml:space="preserve"> </w:t>
      </w:r>
      <w:r w:rsidR="00B059C4">
        <w:rPr>
          <w:rFonts w:ascii="Times New Roman" w:hAnsi="Times New Roman"/>
          <w:sz w:val="28"/>
          <w:lang w:val="en-US"/>
        </w:rPr>
        <w:t>theory</w:t>
      </w:r>
      <w:r w:rsidR="00B059C4" w:rsidRPr="000D371F">
        <w:rPr>
          <w:rFonts w:ascii="Times New Roman" w:hAnsi="Times New Roman"/>
          <w:sz w:val="28"/>
          <w:lang w:val="en-US"/>
        </w:rPr>
        <w:t xml:space="preserve"> </w:t>
      </w:r>
      <w:r w:rsidR="00B059C4">
        <w:rPr>
          <w:rFonts w:ascii="Times New Roman" w:hAnsi="Times New Roman"/>
          <w:sz w:val="28"/>
          <w:lang w:val="en-US"/>
        </w:rPr>
        <w:t>while</w:t>
      </w:r>
      <w:r w:rsidR="00B059C4" w:rsidRPr="000D371F">
        <w:rPr>
          <w:rFonts w:ascii="Times New Roman" w:hAnsi="Times New Roman"/>
          <w:sz w:val="28"/>
          <w:lang w:val="en-US"/>
        </w:rPr>
        <w:t xml:space="preserve"> </w:t>
      </w:r>
      <w:r w:rsidR="00B059C4">
        <w:rPr>
          <w:rFonts w:ascii="Times New Roman" w:hAnsi="Times New Roman"/>
          <w:sz w:val="28"/>
          <w:lang w:val="en-US"/>
        </w:rPr>
        <w:t>describing</w:t>
      </w:r>
      <w:r w:rsidR="00B059C4" w:rsidRPr="000D371F">
        <w:rPr>
          <w:rFonts w:ascii="Times New Roman" w:hAnsi="Times New Roman"/>
          <w:sz w:val="28"/>
          <w:lang w:val="en-US"/>
        </w:rPr>
        <w:t xml:space="preserve"> </w:t>
      </w:r>
      <w:r w:rsidR="00B059C4">
        <w:rPr>
          <w:rFonts w:ascii="Times New Roman" w:hAnsi="Times New Roman"/>
          <w:sz w:val="28"/>
          <w:lang w:val="en-US"/>
        </w:rPr>
        <w:t>fused</w:t>
      </w:r>
      <w:r w:rsidR="00B059C4" w:rsidRPr="000D371F">
        <w:rPr>
          <w:rFonts w:ascii="Times New Roman" w:hAnsi="Times New Roman"/>
          <w:sz w:val="28"/>
          <w:lang w:val="en-US"/>
        </w:rPr>
        <w:t xml:space="preserve"> </w:t>
      </w:r>
      <w:r w:rsidR="00B059C4">
        <w:rPr>
          <w:rFonts w:ascii="Times New Roman" w:hAnsi="Times New Roman"/>
          <w:sz w:val="28"/>
          <w:lang w:val="en-US"/>
        </w:rPr>
        <w:t>silica</w:t>
      </w:r>
      <w:r w:rsidR="00B059C4" w:rsidRPr="000D371F">
        <w:rPr>
          <w:rFonts w:ascii="Times New Roman" w:hAnsi="Times New Roman"/>
          <w:sz w:val="28"/>
          <w:lang w:val="en-US"/>
        </w:rPr>
        <w:t xml:space="preserve"> (</w:t>
      </w:r>
      <w:r w:rsidR="00B059C4">
        <w:rPr>
          <w:rFonts w:ascii="Times New Roman" w:hAnsi="Times New Roman"/>
          <w:sz w:val="28"/>
          <w:lang w:val="en-US"/>
        </w:rPr>
        <w:t>see</w:t>
      </w:r>
      <w:r w:rsidR="00B059C4" w:rsidRPr="000D371F">
        <w:rPr>
          <w:rFonts w:ascii="Times New Roman" w:hAnsi="Times New Roman"/>
          <w:sz w:val="28"/>
          <w:lang w:val="en-US"/>
        </w:rPr>
        <w:t xml:space="preserve"> </w:t>
      </w:r>
      <w:r w:rsidR="00B059C4">
        <w:rPr>
          <w:rFonts w:ascii="Times New Roman" w:hAnsi="Times New Roman"/>
          <w:sz w:val="28"/>
          <w:lang w:val="en-US"/>
        </w:rPr>
        <w:t>below</w:t>
      </w:r>
      <w:r w:rsidR="00B059C4" w:rsidRPr="000D371F">
        <w:rPr>
          <w:rFonts w:ascii="Times New Roman" w:hAnsi="Times New Roman"/>
          <w:sz w:val="28"/>
          <w:lang w:val="en-US"/>
        </w:rPr>
        <w:t xml:space="preserve">) </w:t>
      </w:r>
      <w:r w:rsidR="000D371F">
        <w:rPr>
          <w:rFonts w:ascii="Times New Roman" w:hAnsi="Times New Roman"/>
          <w:sz w:val="28"/>
          <w:lang w:val="en-US"/>
        </w:rPr>
        <w:t>as</w:t>
      </w:r>
      <w:r w:rsidR="000D371F" w:rsidRPr="000D371F">
        <w:rPr>
          <w:rFonts w:ascii="Times New Roman" w:hAnsi="Times New Roman"/>
          <w:sz w:val="28"/>
          <w:lang w:val="en-US"/>
        </w:rPr>
        <w:t xml:space="preserve"> </w:t>
      </w:r>
      <w:r w:rsidR="000D371F">
        <w:rPr>
          <w:rFonts w:ascii="Times New Roman" w:hAnsi="Times New Roman"/>
          <w:sz w:val="28"/>
          <w:lang w:val="en-US"/>
        </w:rPr>
        <w:t>well</w:t>
      </w:r>
      <w:r w:rsidR="000D371F" w:rsidRPr="000D371F">
        <w:rPr>
          <w:rFonts w:ascii="Times New Roman" w:hAnsi="Times New Roman"/>
          <w:sz w:val="28"/>
          <w:lang w:val="en-US"/>
        </w:rPr>
        <w:t xml:space="preserve"> </w:t>
      </w:r>
      <w:r w:rsidR="000D371F">
        <w:rPr>
          <w:rFonts w:ascii="Times New Roman" w:hAnsi="Times New Roman"/>
          <w:sz w:val="28"/>
          <w:lang w:val="en-US"/>
        </w:rPr>
        <w:t>as</w:t>
      </w:r>
      <w:r w:rsidR="000D371F" w:rsidRPr="000D371F">
        <w:rPr>
          <w:rFonts w:ascii="Times New Roman" w:hAnsi="Times New Roman"/>
          <w:sz w:val="28"/>
          <w:lang w:val="en-US"/>
        </w:rPr>
        <w:t xml:space="preserve"> </w:t>
      </w:r>
      <w:r w:rsidR="000D371F">
        <w:rPr>
          <w:rFonts w:ascii="Times New Roman" w:hAnsi="Times New Roman"/>
          <w:sz w:val="28"/>
          <w:lang w:val="en-US"/>
        </w:rPr>
        <w:t>uncertainties</w:t>
      </w:r>
      <w:r w:rsidR="000D371F" w:rsidRPr="000D371F">
        <w:rPr>
          <w:rFonts w:ascii="Times New Roman" w:hAnsi="Times New Roman"/>
          <w:sz w:val="28"/>
          <w:lang w:val="en-US"/>
        </w:rPr>
        <w:t xml:space="preserve"> </w:t>
      </w:r>
      <w:r w:rsidR="000D371F">
        <w:rPr>
          <w:rFonts w:ascii="Times New Roman" w:hAnsi="Times New Roman"/>
          <w:sz w:val="28"/>
          <w:lang w:val="en-US"/>
        </w:rPr>
        <w:t>of</w:t>
      </w:r>
      <w:r w:rsidR="000D371F" w:rsidRPr="000D371F">
        <w:rPr>
          <w:rFonts w:ascii="Times New Roman" w:hAnsi="Times New Roman"/>
          <w:sz w:val="28"/>
          <w:lang w:val="en-US"/>
        </w:rPr>
        <w:t xml:space="preserve"> </w:t>
      </w:r>
      <w:r w:rsidR="000D371F">
        <w:rPr>
          <w:rFonts w:ascii="Times New Roman" w:hAnsi="Times New Roman"/>
          <w:sz w:val="28"/>
          <w:lang w:val="en-US"/>
        </w:rPr>
        <w:t>formulas</w:t>
      </w:r>
      <w:r w:rsidR="000D371F" w:rsidRPr="000D371F">
        <w:rPr>
          <w:rFonts w:ascii="Times New Roman" w:hAnsi="Times New Roman"/>
          <w:sz w:val="28"/>
          <w:lang w:val="en-US"/>
        </w:rPr>
        <w:t xml:space="preserve"> </w:t>
      </w:r>
      <w:r w:rsidR="000D371F">
        <w:rPr>
          <w:rFonts w:ascii="Times New Roman" w:hAnsi="Times New Roman"/>
          <w:sz w:val="28"/>
          <w:lang w:val="en-US"/>
        </w:rPr>
        <w:t>describing</w:t>
      </w:r>
      <w:r w:rsidR="000D371F" w:rsidRPr="000D371F">
        <w:rPr>
          <w:rFonts w:ascii="Times New Roman" w:hAnsi="Times New Roman"/>
          <w:sz w:val="28"/>
          <w:lang w:val="en-US"/>
        </w:rPr>
        <w:t xml:space="preserve"> </w:t>
      </w:r>
      <w:r w:rsidR="00B059C4" w:rsidRPr="000D371F">
        <w:rPr>
          <w:rFonts w:ascii="Times New Roman" w:hAnsi="Times New Roman"/>
          <w:sz w:val="28"/>
          <w:lang w:val="en-US"/>
        </w:rPr>
        <w:t xml:space="preserve"> </w:t>
      </w:r>
      <w:r w:rsidR="000D371F">
        <w:rPr>
          <w:rFonts w:ascii="Times New Roman" w:hAnsi="Times New Roman"/>
          <w:sz w:val="28"/>
          <w:lang w:val="en-US"/>
        </w:rPr>
        <w:t xml:space="preserve"> other processes during laser pulse and glass interaction (impact ionization, the frequency of collisions of free electrons and atoms etc.)</w:t>
      </w:r>
      <w:r w:rsidR="003B7A33">
        <w:rPr>
          <w:rFonts w:ascii="Times New Roman" w:hAnsi="Times New Roman"/>
          <w:sz w:val="28"/>
          <w:lang w:val="en-US"/>
        </w:rPr>
        <w:t>, those differences are not significant. Additionally</w:t>
      </w:r>
      <w:r w:rsidR="003B7A33" w:rsidRPr="001E0413">
        <w:rPr>
          <w:rFonts w:ascii="Times New Roman" w:hAnsi="Times New Roman"/>
          <w:sz w:val="28"/>
          <w:lang w:val="en-US"/>
        </w:rPr>
        <w:t xml:space="preserve">, </w:t>
      </w:r>
      <w:r w:rsidR="003B7A33">
        <w:rPr>
          <w:rFonts w:ascii="Times New Roman" w:hAnsi="Times New Roman"/>
          <w:sz w:val="28"/>
          <w:lang w:val="en-US"/>
        </w:rPr>
        <w:t>dispersion</w:t>
      </w:r>
      <w:r w:rsidR="003B7A33" w:rsidRPr="001E0413">
        <w:rPr>
          <w:rFonts w:ascii="Times New Roman" w:hAnsi="Times New Roman"/>
          <w:sz w:val="28"/>
          <w:lang w:val="en-US"/>
        </w:rPr>
        <w:t xml:space="preserve"> </w:t>
      </w:r>
      <w:r w:rsidR="003B7A33">
        <w:rPr>
          <w:rFonts w:ascii="Times New Roman" w:hAnsi="Times New Roman"/>
          <w:sz w:val="28"/>
          <w:lang w:val="en-US"/>
        </w:rPr>
        <w:t>relation</w:t>
      </w:r>
      <w:r w:rsidR="003B7A33" w:rsidRPr="001E0413">
        <w:rPr>
          <w:rFonts w:ascii="Times New Roman" w:hAnsi="Times New Roman"/>
          <w:sz w:val="28"/>
          <w:lang w:val="en-US"/>
        </w:rPr>
        <w:t xml:space="preserve"> (22) </w:t>
      </w:r>
      <w:r w:rsidR="003B7A33">
        <w:rPr>
          <w:rFonts w:ascii="Times New Roman" w:hAnsi="Times New Roman"/>
          <w:sz w:val="28"/>
          <w:lang w:val="en-US"/>
        </w:rPr>
        <w:t>is</w:t>
      </w:r>
      <w:r w:rsidR="003B7A33" w:rsidRPr="001E0413">
        <w:rPr>
          <w:rFonts w:ascii="Times New Roman" w:hAnsi="Times New Roman"/>
          <w:sz w:val="28"/>
          <w:lang w:val="en-US"/>
        </w:rPr>
        <w:t xml:space="preserve"> </w:t>
      </w:r>
      <w:r w:rsidR="003B7A33">
        <w:rPr>
          <w:rFonts w:ascii="Times New Roman" w:hAnsi="Times New Roman"/>
          <w:sz w:val="28"/>
          <w:lang w:val="en-US"/>
        </w:rPr>
        <w:t>as</w:t>
      </w:r>
      <w:r w:rsidR="003B7A33" w:rsidRPr="001E0413">
        <w:rPr>
          <w:rFonts w:ascii="Times New Roman" w:hAnsi="Times New Roman"/>
          <w:sz w:val="28"/>
          <w:lang w:val="en-US"/>
        </w:rPr>
        <w:t xml:space="preserve"> </w:t>
      </w:r>
      <w:r w:rsidR="003B7A33">
        <w:rPr>
          <w:rFonts w:ascii="Times New Roman" w:hAnsi="Times New Roman"/>
          <w:sz w:val="28"/>
          <w:lang w:val="en-US"/>
        </w:rPr>
        <w:t>well</w:t>
      </w:r>
      <w:r w:rsidR="003B7A33" w:rsidRPr="001E0413">
        <w:rPr>
          <w:rFonts w:ascii="Times New Roman" w:hAnsi="Times New Roman"/>
          <w:sz w:val="28"/>
          <w:lang w:val="en-US"/>
        </w:rPr>
        <w:t xml:space="preserve"> </w:t>
      </w:r>
      <w:r w:rsidR="003B7A33">
        <w:rPr>
          <w:rFonts w:ascii="Times New Roman" w:hAnsi="Times New Roman"/>
          <w:sz w:val="28"/>
          <w:lang w:val="en-US"/>
        </w:rPr>
        <w:t>imperfect</w:t>
      </w:r>
      <w:r w:rsidRPr="001E0413">
        <w:rPr>
          <w:rFonts w:ascii="Times New Roman" w:hAnsi="Times New Roman"/>
          <w:sz w:val="28"/>
          <w:lang w:val="en-US"/>
        </w:rPr>
        <w:t xml:space="preserve"> [15-18].</w:t>
      </w:r>
    </w:p>
    <w:p w14:paraId="0AF791D3" w14:textId="77777777" w:rsidR="0051415C" w:rsidRPr="003D7D4A" w:rsidRDefault="001E0413" w:rsidP="0051415C">
      <w:pPr>
        <w:ind w:firstLine="708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We</w:t>
      </w:r>
      <w:r w:rsidRPr="001E04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note</w:t>
      </w:r>
      <w:r w:rsidRPr="001E04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one</w:t>
      </w:r>
      <w:r w:rsidRPr="001E04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more</w:t>
      </w:r>
      <w:r w:rsidRPr="001E04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difficulty</w:t>
      </w:r>
      <w:r w:rsidRPr="001E0413">
        <w:rPr>
          <w:rFonts w:ascii="Times New Roman" w:hAnsi="Times New Roman"/>
          <w:sz w:val="28"/>
          <w:lang w:val="en-US"/>
        </w:rPr>
        <w:t xml:space="preserve"> </w:t>
      </w:r>
      <w:r w:rsidR="00E64275">
        <w:rPr>
          <w:rFonts w:ascii="Times New Roman" w:hAnsi="Times New Roman"/>
          <w:sz w:val="28"/>
          <w:lang w:val="en-US"/>
        </w:rPr>
        <w:t xml:space="preserve">in </w:t>
      </w:r>
      <w:r>
        <w:rPr>
          <w:rFonts w:ascii="Times New Roman" w:hAnsi="Times New Roman"/>
          <w:sz w:val="28"/>
          <w:lang w:val="en-US"/>
        </w:rPr>
        <w:t>use</w:t>
      </w:r>
      <w:r w:rsidRPr="001E0413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of</w:t>
      </w:r>
      <w:r w:rsidRPr="001E0413">
        <w:rPr>
          <w:rFonts w:ascii="Times New Roman" w:hAnsi="Times New Roman"/>
          <w:sz w:val="28"/>
          <w:lang w:val="en-US"/>
        </w:rPr>
        <w:t xml:space="preserve"> (22)</w:t>
      </w:r>
      <w:r>
        <w:rPr>
          <w:rFonts w:ascii="Times New Roman" w:hAnsi="Times New Roman"/>
          <w:sz w:val="28"/>
          <w:lang w:val="en-US"/>
        </w:rPr>
        <w:t xml:space="preserve"> for describing femtosecond pulse with matter interaction with equations of type (18)</w:t>
      </w:r>
      <w:r w:rsidR="00E564E4" w:rsidRPr="00E564E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-</w:t>
      </w:r>
      <w:r w:rsidR="00E564E4" w:rsidRPr="00E564E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(21).</w:t>
      </w:r>
      <w:r w:rsidR="0051415C" w:rsidRPr="001E0413">
        <w:rPr>
          <w:rFonts w:ascii="Times New Roman" w:hAnsi="Times New Roman"/>
          <w:sz w:val="28"/>
          <w:lang w:val="en-US"/>
        </w:rPr>
        <w:t xml:space="preserve"> </w:t>
      </w:r>
      <w:r w:rsidR="00E64275">
        <w:rPr>
          <w:rFonts w:ascii="Times New Roman" w:hAnsi="Times New Roman"/>
          <w:sz w:val="28"/>
          <w:lang w:val="en-US"/>
        </w:rPr>
        <w:t>In</w:t>
      </w:r>
      <w:r w:rsidR="00E64275" w:rsidRPr="00E64275">
        <w:rPr>
          <w:rFonts w:ascii="Times New Roman" w:hAnsi="Times New Roman"/>
          <w:sz w:val="28"/>
          <w:lang w:val="en-US"/>
        </w:rPr>
        <w:t xml:space="preserve"> </w:t>
      </w:r>
      <w:r w:rsidR="00E64275">
        <w:rPr>
          <w:rFonts w:ascii="Times New Roman" w:hAnsi="Times New Roman"/>
          <w:sz w:val="28"/>
          <w:lang w:val="en-US"/>
        </w:rPr>
        <w:t>this</w:t>
      </w:r>
      <w:r w:rsidR="00E64275" w:rsidRPr="00E64275">
        <w:rPr>
          <w:rFonts w:ascii="Times New Roman" w:hAnsi="Times New Roman"/>
          <w:sz w:val="28"/>
          <w:lang w:val="en-US"/>
        </w:rPr>
        <w:t xml:space="preserve"> </w:t>
      </w:r>
      <w:r w:rsidR="00E64275">
        <w:rPr>
          <w:rFonts w:ascii="Times New Roman" w:hAnsi="Times New Roman"/>
          <w:sz w:val="28"/>
          <w:lang w:val="en-US"/>
        </w:rPr>
        <w:t>case carrier velocity in expression for flux will be nonlinearly related to impulse</w:t>
      </w:r>
      <w:r w:rsidR="0051415C" w:rsidRPr="00E64275">
        <w:rPr>
          <w:rFonts w:ascii="Times New Roman" w:hAnsi="Times New Roman"/>
          <w:sz w:val="28"/>
          <w:lang w:val="en-US"/>
        </w:rPr>
        <w:t xml:space="preserve">: </w:t>
      </w:r>
      <w:r w:rsidR="0051415C" w:rsidRPr="00853A0E">
        <w:rPr>
          <w:rFonts w:ascii="Times New Roman" w:hAnsi="Times New Roman"/>
          <w:position w:val="-10"/>
          <w:sz w:val="28"/>
        </w:rPr>
        <w:object w:dxaOrig="1800" w:dyaOrig="320" w14:anchorId="1843A7E0">
          <v:shape id="_x0000_i1492" type="#_x0000_t75" style="width:90pt;height:16.5pt" o:ole="">
            <v:imagedata r:id="rId873" o:title=""/>
          </v:shape>
          <o:OLEObject Type="Embed" ProgID="Equation.DSMT4" ShapeID="_x0000_i1492" DrawAspect="Content" ObjectID="_1611679018" r:id="rId874"/>
        </w:object>
      </w:r>
      <w:r w:rsidR="0051415C" w:rsidRPr="00E64275">
        <w:rPr>
          <w:rFonts w:ascii="Times New Roman" w:hAnsi="Times New Roman"/>
          <w:sz w:val="28"/>
          <w:lang w:val="en-US"/>
        </w:rPr>
        <w:t xml:space="preserve">. </w:t>
      </w:r>
      <w:r w:rsidR="003D7D4A">
        <w:rPr>
          <w:rFonts w:ascii="Times New Roman" w:hAnsi="Times New Roman"/>
          <w:sz w:val="28"/>
          <w:lang w:val="en-US"/>
        </w:rPr>
        <w:t>This</w:t>
      </w:r>
      <w:r w:rsidR="003D7D4A" w:rsidRPr="003D7D4A">
        <w:rPr>
          <w:rFonts w:ascii="Times New Roman" w:hAnsi="Times New Roman"/>
          <w:sz w:val="28"/>
          <w:lang w:val="en-US"/>
        </w:rPr>
        <w:t xml:space="preserve"> </w:t>
      </w:r>
      <w:r w:rsidR="003D7D4A">
        <w:rPr>
          <w:rFonts w:ascii="Times New Roman" w:hAnsi="Times New Roman"/>
          <w:sz w:val="28"/>
          <w:lang w:val="en-US"/>
        </w:rPr>
        <w:t>leads</w:t>
      </w:r>
      <w:r w:rsidR="003D7D4A" w:rsidRPr="003D7D4A">
        <w:rPr>
          <w:rFonts w:ascii="Times New Roman" w:hAnsi="Times New Roman"/>
          <w:sz w:val="28"/>
          <w:lang w:val="en-US"/>
        </w:rPr>
        <w:t xml:space="preserve"> </w:t>
      </w:r>
      <w:r w:rsidR="003D7D4A">
        <w:rPr>
          <w:rFonts w:ascii="Times New Roman" w:hAnsi="Times New Roman"/>
          <w:sz w:val="28"/>
          <w:lang w:val="en-US"/>
        </w:rPr>
        <w:t>to</w:t>
      </w:r>
      <w:r w:rsidR="003D7D4A" w:rsidRPr="003D7D4A">
        <w:rPr>
          <w:rFonts w:ascii="Times New Roman" w:hAnsi="Times New Roman"/>
          <w:sz w:val="28"/>
          <w:lang w:val="en-US"/>
        </w:rPr>
        <w:t xml:space="preserve"> </w:t>
      </w:r>
      <w:r w:rsidR="003D7D4A">
        <w:rPr>
          <w:rFonts w:ascii="Times New Roman" w:hAnsi="Times New Roman"/>
          <w:sz w:val="28"/>
          <w:lang w:val="en-US"/>
        </w:rPr>
        <w:t>harmonics</w:t>
      </w:r>
      <w:r w:rsidR="003D7D4A" w:rsidRPr="003D7D4A">
        <w:rPr>
          <w:rFonts w:ascii="Times New Roman" w:hAnsi="Times New Roman"/>
          <w:sz w:val="28"/>
          <w:lang w:val="en-US"/>
        </w:rPr>
        <w:t xml:space="preserve"> </w:t>
      </w:r>
      <w:r w:rsidR="003D7D4A">
        <w:rPr>
          <w:rFonts w:ascii="Times New Roman" w:hAnsi="Times New Roman"/>
          <w:sz w:val="28"/>
          <w:lang w:val="en-US"/>
        </w:rPr>
        <w:t>generation</w:t>
      </w:r>
      <w:r w:rsidR="003D7D4A" w:rsidRPr="003D7D4A">
        <w:rPr>
          <w:rFonts w:ascii="Times New Roman" w:hAnsi="Times New Roman"/>
          <w:sz w:val="28"/>
          <w:lang w:val="en-US"/>
        </w:rPr>
        <w:t xml:space="preserve"> </w:t>
      </w:r>
      <w:r w:rsidR="003D7D4A">
        <w:rPr>
          <w:rFonts w:ascii="Times New Roman" w:hAnsi="Times New Roman"/>
          <w:sz w:val="28"/>
          <w:lang w:val="en-US"/>
        </w:rPr>
        <w:t>and</w:t>
      </w:r>
      <w:r w:rsidR="003D7D4A" w:rsidRPr="003D7D4A">
        <w:rPr>
          <w:rFonts w:ascii="Times New Roman" w:hAnsi="Times New Roman"/>
          <w:sz w:val="28"/>
          <w:lang w:val="en-US"/>
        </w:rPr>
        <w:t xml:space="preserve"> </w:t>
      </w:r>
      <w:r w:rsidR="003D7D4A">
        <w:rPr>
          <w:rFonts w:ascii="Times New Roman" w:hAnsi="Times New Roman"/>
          <w:sz w:val="28"/>
          <w:lang w:val="en-US"/>
        </w:rPr>
        <w:t>difficulties</w:t>
      </w:r>
      <w:r w:rsidR="003D7D4A" w:rsidRPr="003D7D4A">
        <w:rPr>
          <w:rFonts w:ascii="Times New Roman" w:hAnsi="Times New Roman"/>
          <w:sz w:val="28"/>
          <w:lang w:val="en-US"/>
        </w:rPr>
        <w:t xml:space="preserve"> </w:t>
      </w:r>
      <w:r w:rsidR="003D7D4A">
        <w:rPr>
          <w:rFonts w:ascii="Times New Roman" w:hAnsi="Times New Roman"/>
          <w:sz w:val="28"/>
          <w:lang w:val="en-US"/>
        </w:rPr>
        <w:t>with</w:t>
      </w:r>
      <w:r w:rsidR="003D7D4A" w:rsidRPr="003D7D4A">
        <w:rPr>
          <w:rFonts w:ascii="Times New Roman" w:hAnsi="Times New Roman"/>
          <w:sz w:val="28"/>
          <w:lang w:val="en-US"/>
        </w:rPr>
        <w:t xml:space="preserve"> </w:t>
      </w:r>
      <w:r w:rsidR="003D7D4A">
        <w:rPr>
          <w:rFonts w:ascii="Times New Roman" w:hAnsi="Times New Roman"/>
          <w:sz w:val="28"/>
          <w:lang w:val="en-US"/>
        </w:rPr>
        <w:t>carrier</w:t>
      </w:r>
      <w:r w:rsidR="003D7D4A" w:rsidRPr="003D7D4A">
        <w:rPr>
          <w:rFonts w:ascii="Times New Roman" w:hAnsi="Times New Roman"/>
          <w:sz w:val="28"/>
          <w:lang w:val="en-US"/>
        </w:rPr>
        <w:t xml:space="preserve"> </w:t>
      </w:r>
      <w:r w:rsidR="003D7D4A">
        <w:rPr>
          <w:rFonts w:ascii="Times New Roman" w:hAnsi="Times New Roman"/>
          <w:sz w:val="28"/>
          <w:lang w:val="en-US"/>
        </w:rPr>
        <w:t>frequency</w:t>
      </w:r>
      <w:r w:rsidR="00AC2057">
        <w:rPr>
          <w:rFonts w:ascii="Times New Roman" w:hAnsi="Times New Roman"/>
          <w:color w:val="FF0000"/>
          <w:sz w:val="28"/>
          <w:lang w:val="en-US"/>
        </w:rPr>
        <w:t xml:space="preserve"> </w:t>
      </w:r>
      <w:r w:rsidR="00AC2057" w:rsidRPr="00AC2057">
        <w:rPr>
          <w:rFonts w:ascii="Times New Roman" w:hAnsi="Times New Roman"/>
          <w:color w:val="000000" w:themeColor="text1"/>
          <w:sz w:val="28"/>
          <w:lang w:val="en-US"/>
        </w:rPr>
        <w:t>separation</w:t>
      </w:r>
      <w:r w:rsidR="0051415C" w:rsidRPr="003D7D4A">
        <w:rPr>
          <w:rFonts w:ascii="Times New Roman" w:hAnsi="Times New Roman"/>
          <w:sz w:val="28"/>
          <w:lang w:val="en-US"/>
        </w:rPr>
        <w:t>.</w:t>
      </w:r>
    </w:p>
    <w:p w14:paraId="56A203B3" w14:textId="07B6EEEE" w:rsidR="0051415C" w:rsidRDefault="00E564E4" w:rsidP="0051415C">
      <w:pPr>
        <w:ind w:firstLine="708"/>
        <w:jc w:val="both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  <w:lang w:val="en-US"/>
        </w:rPr>
        <w:t>Thus</w:t>
      </w:r>
      <w:r w:rsidRPr="00E564E4">
        <w:rPr>
          <w:rFonts w:ascii="Times New Roman" w:hAnsi="Times New Roman"/>
          <w:sz w:val="28"/>
          <w:lang w:val="en-US"/>
        </w:rPr>
        <w:t xml:space="preserve">, </w:t>
      </w:r>
      <w:r>
        <w:rPr>
          <w:rFonts w:ascii="Times New Roman" w:hAnsi="Times New Roman"/>
          <w:sz w:val="28"/>
          <w:lang w:val="en-US"/>
        </w:rPr>
        <w:t>the</w:t>
      </w:r>
      <w:r w:rsidRPr="00E564E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following</w:t>
      </w:r>
      <w:r w:rsidRPr="00E564E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can</w:t>
      </w:r>
      <w:r w:rsidRPr="00E564E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be</w:t>
      </w:r>
      <w:r w:rsidRPr="00E564E4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proposed</w:t>
      </w:r>
      <w:r w:rsidRPr="00E564E4">
        <w:rPr>
          <w:rFonts w:ascii="Times New Roman" w:hAnsi="Times New Roman"/>
          <w:sz w:val="28"/>
          <w:lang w:val="en-US"/>
        </w:rPr>
        <w:t>.</w:t>
      </w:r>
      <w:r>
        <w:rPr>
          <w:rFonts w:ascii="Times New Roman" w:hAnsi="Times New Roman"/>
          <w:sz w:val="28"/>
          <w:lang w:val="en-US"/>
        </w:rPr>
        <w:t xml:space="preserve"> While</w:t>
      </w:r>
      <w:r w:rsidRPr="00676B0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developing</w:t>
      </w:r>
      <w:r w:rsidRPr="00676B0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the</w:t>
      </w:r>
      <w:r w:rsidRPr="00676B0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model</w:t>
      </w:r>
      <w:r w:rsidRPr="00676B0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of</w:t>
      </w:r>
      <w:r w:rsidRPr="00676B0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femtosecond</w:t>
      </w:r>
      <w:r w:rsidRPr="00676B0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pulse</w:t>
      </w:r>
      <w:r w:rsidR="00E64275">
        <w:rPr>
          <w:rFonts w:ascii="Times New Roman" w:hAnsi="Times New Roman"/>
          <w:sz w:val="28"/>
          <w:lang w:val="en-US"/>
        </w:rPr>
        <w:t xml:space="preserve"> interaction</w:t>
      </w:r>
      <w:r w:rsidRPr="00676B0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with</w:t>
      </w:r>
      <w:r w:rsidRPr="00676B0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dielectric</w:t>
      </w:r>
      <w:r w:rsidR="00E64275">
        <w:rPr>
          <w:rFonts w:ascii="Times New Roman" w:hAnsi="Times New Roman"/>
          <w:sz w:val="28"/>
          <w:lang w:val="en-US"/>
        </w:rPr>
        <w:t>s</w:t>
      </w:r>
      <w:r w:rsidRPr="00676B08">
        <w:rPr>
          <w:rFonts w:ascii="Times New Roman" w:hAnsi="Times New Roman"/>
          <w:sz w:val="28"/>
          <w:lang w:val="en-US"/>
        </w:rPr>
        <w:t xml:space="preserve">, </w:t>
      </w:r>
      <w:r>
        <w:rPr>
          <w:rFonts w:ascii="Times New Roman" w:hAnsi="Times New Roman"/>
          <w:sz w:val="28"/>
          <w:lang w:val="en-US"/>
        </w:rPr>
        <w:t>the</w:t>
      </w:r>
      <w:r w:rsidRPr="00676B08">
        <w:rPr>
          <w:rFonts w:ascii="Times New Roman" w:hAnsi="Times New Roman"/>
          <w:sz w:val="28"/>
          <w:lang w:val="en-US"/>
        </w:rPr>
        <w:t xml:space="preserve"> </w:t>
      </w:r>
      <w:del w:id="38" w:author="Thibault Derrien" w:date="2019-02-14T19:16:00Z">
        <w:r w:rsidDel="00FC77B3">
          <w:rPr>
            <w:rFonts w:ascii="Times New Roman" w:hAnsi="Times New Roman"/>
            <w:sz w:val="28"/>
            <w:lang w:val="en-US"/>
          </w:rPr>
          <w:delText>polaron</w:delText>
        </w:r>
        <w:r w:rsidRPr="00676B08" w:rsidDel="00FC77B3">
          <w:rPr>
            <w:rFonts w:ascii="Times New Roman" w:hAnsi="Times New Roman"/>
            <w:sz w:val="28"/>
            <w:lang w:val="en-US"/>
          </w:rPr>
          <w:delText xml:space="preserve"> </w:delText>
        </w:r>
      </w:del>
      <w:ins w:id="39" w:author="Thibault Derrien" w:date="2019-02-14T19:16:00Z">
        <w:r w:rsidR="00FC77B3">
          <w:rPr>
            <w:rFonts w:ascii="Times New Roman" w:hAnsi="Times New Roman"/>
            <w:sz w:val="28"/>
            <w:lang w:val="en-US"/>
          </w:rPr>
          <w:t>electron</w:t>
        </w:r>
        <w:r w:rsidR="00FC77B3" w:rsidRPr="00676B08">
          <w:rPr>
            <w:rFonts w:ascii="Times New Roman" w:hAnsi="Times New Roman"/>
            <w:sz w:val="28"/>
            <w:lang w:val="en-US"/>
          </w:rPr>
          <w:t xml:space="preserve"> </w:t>
        </w:r>
      </w:ins>
      <w:r>
        <w:rPr>
          <w:rFonts w:ascii="Times New Roman" w:hAnsi="Times New Roman"/>
          <w:sz w:val="28"/>
          <w:lang w:val="en-US"/>
        </w:rPr>
        <w:t>mass</w:t>
      </w:r>
      <w:r w:rsidRPr="00676B0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contained</w:t>
      </w:r>
      <w:r w:rsidRPr="00676B08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  <w:lang w:val="en-US"/>
        </w:rPr>
        <w:t>in</w:t>
      </w:r>
      <w:r w:rsidRPr="00676B08">
        <w:rPr>
          <w:rFonts w:ascii="Times New Roman" w:hAnsi="Times New Roman"/>
          <w:sz w:val="28"/>
          <w:lang w:val="en-US"/>
        </w:rPr>
        <w:t xml:space="preserve"> </w:t>
      </w:r>
      <w:r w:rsidR="0051415C" w:rsidRPr="007F0BEA">
        <w:rPr>
          <w:rFonts w:ascii="Times New Roman" w:hAnsi="Times New Roman"/>
          <w:position w:val="-12"/>
          <w:sz w:val="28"/>
        </w:rPr>
        <w:object w:dxaOrig="400" w:dyaOrig="360" w14:anchorId="768BFD56">
          <v:shape id="_x0000_i1493" type="#_x0000_t75" style="width:19.5pt;height:18pt" o:ole="">
            <v:imagedata r:id="rId875" o:title=""/>
          </v:shape>
          <o:OLEObject Type="Embed" ProgID="Equation.DSMT4" ShapeID="_x0000_i1493" DrawAspect="Content" ObjectID="_1611679019" r:id="rId876"/>
        </w:object>
      </w:r>
      <w:r w:rsidR="0051415C" w:rsidRPr="00676B08">
        <w:rPr>
          <w:rFonts w:ascii="Times New Roman" w:hAnsi="Times New Roman"/>
          <w:sz w:val="28"/>
          <w:lang w:val="en-US"/>
        </w:rPr>
        <w:t xml:space="preserve"> </w:t>
      </w:r>
      <w:r w:rsidR="00676B08">
        <w:rPr>
          <w:rFonts w:ascii="Times New Roman" w:hAnsi="Times New Roman"/>
          <w:sz w:val="28"/>
          <w:lang w:val="en-US"/>
        </w:rPr>
        <w:t>should be considered as a parameter. That parameter should be adjusted after comparing to an experiment.</w:t>
      </w:r>
    </w:p>
    <w:p w14:paraId="2074BEC6" w14:textId="77777777" w:rsidR="00855E62" w:rsidRDefault="00855E62" w:rsidP="0051415C">
      <w:pPr>
        <w:ind w:firstLine="708"/>
        <w:jc w:val="both"/>
        <w:rPr>
          <w:rFonts w:ascii="Times New Roman" w:hAnsi="Times New Roman"/>
          <w:sz w:val="28"/>
          <w:lang w:val="en-US"/>
        </w:rPr>
      </w:pPr>
    </w:p>
    <w:p w14:paraId="39C7761D" w14:textId="77777777" w:rsidR="00855E62" w:rsidRPr="00855E62" w:rsidRDefault="00855E62" w:rsidP="00855E62">
      <w:pPr>
        <w:spacing w:line="240" w:lineRule="auto"/>
        <w:jc w:val="center"/>
        <w:rPr>
          <w:rFonts w:ascii="Times New Roman" w:hAnsi="Times New Roman"/>
          <w:b/>
          <w:color w:val="000000"/>
          <w:sz w:val="28"/>
          <w:lang w:val="en-US"/>
        </w:rPr>
      </w:pPr>
      <w:r w:rsidRPr="00855E62">
        <w:rPr>
          <w:rFonts w:ascii="Times New Roman" w:hAnsi="Times New Roman"/>
          <w:b/>
          <w:color w:val="000000"/>
          <w:sz w:val="28"/>
          <w:lang w:val="en-US"/>
        </w:rPr>
        <w:t xml:space="preserve">7. </w:t>
      </w:r>
      <w:r>
        <w:rPr>
          <w:rFonts w:ascii="Times New Roman" w:hAnsi="Times New Roman"/>
          <w:b/>
          <w:color w:val="000000"/>
          <w:sz w:val="28"/>
          <w:lang w:val="en-US"/>
        </w:rPr>
        <w:t>Calculation results</w:t>
      </w:r>
    </w:p>
    <w:p w14:paraId="340B1B9D" w14:textId="77777777" w:rsidR="00855E62" w:rsidRPr="00855E62" w:rsidRDefault="00855E62" w:rsidP="00855E62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855E62">
        <w:rPr>
          <w:rFonts w:ascii="Times New Roman" w:hAnsi="Times New Roman"/>
          <w:color w:val="000000"/>
          <w:sz w:val="28"/>
          <w:lang w:val="en-US"/>
        </w:rPr>
        <w:tab/>
      </w:r>
      <w:r>
        <w:rPr>
          <w:rFonts w:ascii="Times New Roman" w:hAnsi="Times New Roman"/>
          <w:color w:val="000000"/>
          <w:sz w:val="28"/>
          <w:lang w:val="en-US"/>
        </w:rPr>
        <w:t xml:space="preserve">Some important results of </w:t>
      </w:r>
      <w:r w:rsidRPr="00855E6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FD1A1E">
        <w:rPr>
          <w:rFonts w:ascii="Times New Roman" w:hAnsi="Times New Roman"/>
          <w:color w:val="000000"/>
          <w:position w:val="-12"/>
          <w:sz w:val="28"/>
        </w:rPr>
        <w:object w:dxaOrig="400" w:dyaOrig="360" w14:anchorId="7382B896">
          <v:shape id="_x0000_i1494" type="#_x0000_t75" style="width:19.5pt;height:18pt" o:ole="">
            <v:imagedata r:id="rId877" o:title=""/>
          </v:shape>
          <o:OLEObject Type="Embed" ProgID="Equation.DSMT4" ShapeID="_x0000_i1494" DrawAspect="Content" ObjectID="_1611679020" r:id="rId878"/>
        </w:object>
      </w:r>
      <w:r w:rsidRPr="00855E62">
        <w:rPr>
          <w:rFonts w:ascii="Times New Roman" w:hAnsi="Times New Roman"/>
          <w:color w:val="000000"/>
          <w:sz w:val="28"/>
          <w:lang w:val="en-US"/>
        </w:rPr>
        <w:t xml:space="preserve"> calculation</w:t>
      </w:r>
      <w:r>
        <w:rPr>
          <w:rFonts w:ascii="Times New Roman" w:hAnsi="Times New Roman"/>
          <w:color w:val="000000"/>
          <w:sz w:val="28"/>
          <w:lang w:val="en-US"/>
        </w:rPr>
        <w:t>:</w:t>
      </w:r>
    </w:p>
    <w:p w14:paraId="292F3126" w14:textId="77777777" w:rsidR="00855E62" w:rsidRPr="00867871" w:rsidRDefault="00855E62" w:rsidP="00855E62">
      <w:pPr>
        <w:spacing w:before="240" w:line="240" w:lineRule="auto"/>
        <w:ind w:firstLine="360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For</w:t>
      </w:r>
      <w:r w:rsidRPr="00855E6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large</w:t>
      </w:r>
      <w:r w:rsidRPr="00855E6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wave</w:t>
      </w:r>
      <w:r w:rsidRPr="00855E6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amplitudes</w:t>
      </w:r>
      <w:r w:rsidRPr="00855E62">
        <w:rPr>
          <w:rFonts w:ascii="Times New Roman" w:hAnsi="Times New Roman"/>
          <w:color w:val="000000"/>
          <w:sz w:val="28"/>
          <w:lang w:val="en-US"/>
        </w:rPr>
        <w:t xml:space="preserve">, </w:t>
      </w:r>
      <w:r>
        <w:rPr>
          <w:rFonts w:ascii="Times New Roman" w:hAnsi="Times New Roman"/>
          <w:color w:val="000000"/>
          <w:sz w:val="28"/>
          <w:lang w:val="en-US"/>
        </w:rPr>
        <w:t>when</w:t>
      </w:r>
      <w:r w:rsidRPr="00855E6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924CCE">
        <w:rPr>
          <w:rFonts w:ascii="Times New Roman" w:hAnsi="Times New Roman"/>
          <w:color w:val="000000"/>
          <w:position w:val="-12"/>
          <w:sz w:val="28"/>
        </w:rPr>
        <w:object w:dxaOrig="2760" w:dyaOrig="380" w14:anchorId="78F04581">
          <v:shape id="_x0000_i1495" type="#_x0000_t75" style="width:138pt;height:19.5pt" o:ole="">
            <v:imagedata r:id="rId879" o:title=""/>
          </v:shape>
          <o:OLEObject Type="Embed" ProgID="Equation.DSMT4" ShapeID="_x0000_i1495" DrawAspect="Content" ObjectID="_1611679021" r:id="rId880"/>
        </w:object>
      </w:r>
      <w:r w:rsidR="00E64275" w:rsidRPr="00E64275">
        <w:rPr>
          <w:rFonts w:ascii="Times New Roman" w:hAnsi="Times New Roman"/>
          <w:color w:val="000000"/>
          <w:sz w:val="28"/>
          <w:lang w:val="en-US"/>
        </w:rPr>
        <w:t>,</w:t>
      </w:r>
      <w:r w:rsidRPr="00855E6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corresponding ionization becomes impossible</w:t>
      </w:r>
      <w:r w:rsidRPr="00855E62">
        <w:rPr>
          <w:rFonts w:ascii="Times New Roman" w:hAnsi="Times New Roman"/>
          <w:color w:val="000000"/>
          <w:sz w:val="28"/>
          <w:lang w:val="en-US"/>
        </w:rPr>
        <w:t xml:space="preserve"> (</w:t>
      </w:r>
      <w:r w:rsidRPr="00924CCE">
        <w:rPr>
          <w:rFonts w:ascii="Times New Roman" w:hAnsi="Times New Roman"/>
          <w:color w:val="000000"/>
          <w:position w:val="-14"/>
          <w:sz w:val="28"/>
        </w:rPr>
        <w:object w:dxaOrig="840" w:dyaOrig="380" w14:anchorId="34A75F2C">
          <v:shape id="_x0000_i1496" type="#_x0000_t75" style="width:42pt;height:19.5pt" o:ole="">
            <v:imagedata r:id="rId881" o:title=""/>
          </v:shape>
          <o:OLEObject Type="Embed" ProgID="Equation.DSMT4" ShapeID="_x0000_i1496" DrawAspect="Content" ObjectID="_1611679022" r:id="rId882"/>
        </w:object>
      </w:r>
      <w:r w:rsidRPr="00855E62">
        <w:rPr>
          <w:rFonts w:ascii="Times New Roman" w:hAnsi="Times New Roman"/>
          <w:color w:val="000000"/>
          <w:sz w:val="28"/>
          <w:lang w:val="en-US"/>
        </w:rPr>
        <w:t>).</w:t>
      </w:r>
      <w:r w:rsidR="000E03A0">
        <w:rPr>
          <w:rFonts w:ascii="Times New Roman" w:hAnsi="Times New Roman"/>
          <w:color w:val="000000"/>
          <w:sz w:val="28"/>
          <w:lang w:val="en-US"/>
        </w:rPr>
        <w:t xml:space="preserve"> O</w:t>
      </w:r>
      <w:r w:rsidR="000E03A0" w:rsidRPr="000E03A0">
        <w:rPr>
          <w:rFonts w:ascii="Times New Roman" w:hAnsi="Times New Roman"/>
          <w:color w:val="000000"/>
          <w:sz w:val="28"/>
          <w:lang w:val="en-US"/>
        </w:rPr>
        <w:t xml:space="preserve">n plots of ionization rate versus </w:t>
      </w:r>
      <w:r w:rsidR="000E03A0">
        <w:rPr>
          <w:rFonts w:ascii="Times New Roman" w:hAnsi="Times New Roman"/>
          <w:color w:val="000000"/>
          <w:sz w:val="28"/>
          <w:lang w:val="en-US"/>
        </w:rPr>
        <w:t>wave</w:t>
      </w:r>
      <w:r w:rsidR="000E03A0" w:rsidRPr="000E03A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E03A0">
        <w:rPr>
          <w:rFonts w:ascii="Times New Roman" w:hAnsi="Times New Roman"/>
          <w:color w:val="000000"/>
          <w:sz w:val="28"/>
          <w:lang w:val="en-US"/>
        </w:rPr>
        <w:t>amplitude</w:t>
      </w:r>
      <w:r w:rsidR="000E03A0" w:rsidRPr="000E03A0">
        <w:rPr>
          <w:rFonts w:ascii="Times New Roman" w:hAnsi="Times New Roman"/>
          <w:color w:val="000000"/>
          <w:sz w:val="28"/>
          <w:lang w:val="en-US"/>
        </w:rPr>
        <w:t xml:space="preserve"> (</w:t>
      </w:r>
      <w:r w:rsidR="000E03A0">
        <w:rPr>
          <w:rFonts w:ascii="Times New Roman" w:hAnsi="Times New Roman"/>
          <w:color w:val="000000"/>
          <w:sz w:val="28"/>
          <w:lang w:val="en-US"/>
        </w:rPr>
        <w:t>fig</w:t>
      </w:r>
      <w:r w:rsidR="000E03A0" w:rsidRPr="000E03A0">
        <w:rPr>
          <w:rFonts w:ascii="Times New Roman" w:hAnsi="Times New Roman"/>
          <w:color w:val="000000"/>
          <w:sz w:val="28"/>
          <w:lang w:val="en-US"/>
        </w:rPr>
        <w:t>.1)</w:t>
      </w:r>
      <w:r w:rsidR="000E03A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64275">
        <w:rPr>
          <w:rFonts w:ascii="Times New Roman" w:hAnsi="Times New Roman"/>
          <w:color w:val="000000"/>
          <w:sz w:val="28"/>
          <w:lang w:val="en-US"/>
        </w:rPr>
        <w:t xml:space="preserve">a </w:t>
      </w:r>
      <w:r w:rsidR="000E03A0">
        <w:rPr>
          <w:rFonts w:ascii="Times New Roman" w:hAnsi="Times New Roman"/>
          <w:color w:val="000000"/>
          <w:sz w:val="28"/>
          <w:lang w:val="en-US"/>
        </w:rPr>
        <w:t>local</w:t>
      </w:r>
      <w:r w:rsidR="000E03A0" w:rsidRPr="000E03A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E03A0">
        <w:rPr>
          <w:rFonts w:ascii="Times New Roman" w:hAnsi="Times New Roman"/>
          <w:color w:val="000000"/>
          <w:sz w:val="28"/>
          <w:lang w:val="en-US"/>
        </w:rPr>
        <w:t>decrease</w:t>
      </w:r>
      <w:r w:rsidR="000E03A0" w:rsidRPr="000E03A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E03A0">
        <w:rPr>
          <w:rFonts w:ascii="Times New Roman" w:hAnsi="Times New Roman"/>
          <w:color w:val="000000"/>
          <w:sz w:val="28"/>
          <w:lang w:val="en-US"/>
        </w:rPr>
        <w:t>of</w:t>
      </w:r>
      <w:r w:rsidR="000E03A0" w:rsidRPr="000E03A0">
        <w:rPr>
          <w:rFonts w:ascii="Times New Roman" w:hAnsi="Times New Roman"/>
          <w:color w:val="000000"/>
          <w:sz w:val="28"/>
          <w:lang w:val="en-US"/>
        </w:rPr>
        <w:t xml:space="preserve">  </w:t>
      </w:r>
      <w:r w:rsidR="000E03A0" w:rsidRPr="00924CCE">
        <w:rPr>
          <w:rFonts w:ascii="Times New Roman" w:hAnsi="Times New Roman"/>
          <w:color w:val="000000"/>
          <w:position w:val="-12"/>
          <w:sz w:val="28"/>
        </w:rPr>
        <w:object w:dxaOrig="400" w:dyaOrig="360" w14:anchorId="13FAF7D3">
          <v:shape id="_x0000_i1497" type="#_x0000_t75" style="width:19.5pt;height:18pt" o:ole="">
            <v:imagedata r:id="rId593" o:title=""/>
          </v:shape>
          <o:OLEObject Type="Embed" ProgID="Equation.DSMT4" ShapeID="_x0000_i1497" DrawAspect="Content" ObjectID="_1611679023" r:id="rId883"/>
        </w:object>
      </w:r>
      <w:r w:rsidR="000E03A0">
        <w:rPr>
          <w:rFonts w:ascii="Times New Roman" w:hAnsi="Times New Roman"/>
          <w:color w:val="000000"/>
          <w:sz w:val="28"/>
          <w:lang w:val="en-US"/>
        </w:rPr>
        <w:t xml:space="preserve"> can be observed.</w:t>
      </w:r>
      <w:r w:rsidR="000E03A0" w:rsidRPr="000E03A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C3A6B">
        <w:rPr>
          <w:rFonts w:ascii="Times New Roman" w:hAnsi="Times New Roman"/>
          <w:color w:val="000000"/>
          <w:sz w:val="28"/>
          <w:lang w:val="en-US"/>
        </w:rPr>
        <w:t>For</w:t>
      </w:r>
      <w:r w:rsidR="004C3A6B" w:rsidRPr="007E794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C3A6B">
        <w:rPr>
          <w:rFonts w:ascii="Times New Roman" w:hAnsi="Times New Roman"/>
          <w:color w:val="000000"/>
          <w:sz w:val="28"/>
          <w:lang w:val="en-US"/>
        </w:rPr>
        <w:t>fused</w:t>
      </w:r>
      <w:r w:rsidR="004C3A6B" w:rsidRPr="007E794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C3A6B">
        <w:rPr>
          <w:rFonts w:ascii="Times New Roman" w:hAnsi="Times New Roman"/>
          <w:color w:val="000000"/>
          <w:sz w:val="28"/>
          <w:lang w:val="en-US"/>
        </w:rPr>
        <w:t>silica</w:t>
      </w:r>
      <w:r w:rsidR="004C3A6B" w:rsidRPr="007E794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C3A6B">
        <w:rPr>
          <w:rFonts w:ascii="Times New Roman" w:hAnsi="Times New Roman"/>
          <w:color w:val="000000"/>
          <w:sz w:val="28"/>
          <w:lang w:val="en-US"/>
        </w:rPr>
        <w:t>that</w:t>
      </w:r>
      <w:r w:rsidR="004C3A6B" w:rsidRPr="007E794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C3A6B">
        <w:rPr>
          <w:rFonts w:ascii="Times New Roman" w:hAnsi="Times New Roman"/>
          <w:color w:val="000000"/>
          <w:sz w:val="28"/>
          <w:lang w:val="en-US"/>
        </w:rPr>
        <w:t>is</w:t>
      </w:r>
      <w:r w:rsidR="004C3A6B" w:rsidRPr="007E794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C3A6B">
        <w:rPr>
          <w:rFonts w:ascii="Times New Roman" w:hAnsi="Times New Roman"/>
          <w:color w:val="000000"/>
          <w:sz w:val="28"/>
          <w:lang w:val="en-US"/>
        </w:rPr>
        <w:t>important</w:t>
      </w:r>
      <w:r w:rsidR="004C3A6B" w:rsidRPr="007E794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C3A6B">
        <w:rPr>
          <w:rFonts w:ascii="Times New Roman" w:hAnsi="Times New Roman"/>
          <w:color w:val="000000"/>
          <w:sz w:val="28"/>
          <w:lang w:val="en-US"/>
        </w:rPr>
        <w:t>for</w:t>
      </w:r>
      <w:r w:rsidR="004C3A6B" w:rsidRPr="007E794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C3A6B">
        <w:rPr>
          <w:rFonts w:ascii="Times New Roman" w:hAnsi="Times New Roman"/>
          <w:color w:val="000000"/>
          <w:sz w:val="28"/>
          <w:lang w:val="en-US"/>
        </w:rPr>
        <w:t>practice</w:t>
      </w:r>
      <w:r w:rsidR="004C3A6B" w:rsidRPr="007E7942">
        <w:rPr>
          <w:rFonts w:ascii="Times New Roman" w:hAnsi="Times New Roman"/>
          <w:color w:val="000000"/>
          <w:sz w:val="28"/>
          <w:lang w:val="en-US"/>
        </w:rPr>
        <w:t xml:space="preserve"> (</w:t>
      </w:r>
      <w:r w:rsidR="00E64275">
        <w:rPr>
          <w:rFonts w:ascii="Times New Roman" w:hAnsi="Times New Roman"/>
          <w:color w:val="000000"/>
          <w:sz w:val="28"/>
          <w:lang w:val="en-US"/>
        </w:rPr>
        <w:t xml:space="preserve">forbidden band </w:t>
      </w:r>
      <w:r w:rsidR="007E7942" w:rsidRPr="00C1334A">
        <w:rPr>
          <w:rFonts w:ascii="Times New Roman" w:hAnsi="Times New Roman"/>
          <w:color w:val="000000"/>
          <w:position w:val="-14"/>
          <w:sz w:val="28"/>
        </w:rPr>
        <w:object w:dxaOrig="400" w:dyaOrig="380" w14:anchorId="1E020F27">
          <v:shape id="_x0000_i1498" type="#_x0000_t75" style="width:19.5pt;height:19.5pt" o:ole="">
            <v:imagedata r:id="rId884" o:title=""/>
          </v:shape>
          <o:OLEObject Type="Embed" ProgID="Equation.DSMT4" ShapeID="_x0000_i1498" DrawAspect="Content" ObjectID="_1611679024" r:id="rId885"/>
        </w:object>
      </w:r>
      <w:r w:rsidR="007E7942" w:rsidRPr="007E7942">
        <w:rPr>
          <w:rFonts w:ascii="Times New Roman" w:hAnsi="Times New Roman"/>
          <w:color w:val="000000"/>
          <w:sz w:val="28"/>
          <w:lang w:val="en-US"/>
        </w:rPr>
        <w:t xml:space="preserve">=9 </w:t>
      </w:r>
      <w:r w:rsidR="00E64275">
        <w:rPr>
          <w:rFonts w:ascii="Times New Roman" w:hAnsi="Times New Roman"/>
          <w:color w:val="000000"/>
          <w:sz w:val="28"/>
          <w:lang w:val="en-US"/>
        </w:rPr>
        <w:t>eV</w:t>
      </w:r>
      <w:r w:rsidR="004C3A6B" w:rsidRPr="007E7942">
        <w:rPr>
          <w:rFonts w:ascii="Times New Roman" w:hAnsi="Times New Roman"/>
          <w:color w:val="000000"/>
          <w:sz w:val="28"/>
          <w:lang w:val="en-US"/>
        </w:rPr>
        <w:t>)</w:t>
      </w:r>
      <w:r w:rsidR="007E7942">
        <w:rPr>
          <w:rFonts w:ascii="Times New Roman" w:hAnsi="Times New Roman"/>
          <w:color w:val="000000"/>
          <w:sz w:val="28"/>
          <w:lang w:val="en-US"/>
        </w:rPr>
        <w:t xml:space="preserve"> and wavelength 800 nm (monochromatic pulse) the smallest n at which </w:t>
      </w:r>
      <w:r w:rsidR="007E7942" w:rsidRPr="00924CCE">
        <w:rPr>
          <w:rFonts w:ascii="Times New Roman" w:hAnsi="Times New Roman"/>
          <w:color w:val="000000"/>
          <w:position w:val="-12"/>
          <w:sz w:val="28"/>
        </w:rPr>
        <w:object w:dxaOrig="700" w:dyaOrig="360" w14:anchorId="500C192B">
          <v:shape id="_x0000_i1499" type="#_x0000_t75" style="width:34.5pt;height:18pt" o:ole="">
            <v:imagedata r:id="rId886" o:title=""/>
          </v:shape>
          <o:OLEObject Type="Embed" ProgID="Equation.DSMT4" ShapeID="_x0000_i1499" DrawAspect="Content" ObjectID="_1611679025" r:id="rId887"/>
        </w:object>
      </w:r>
      <w:r w:rsidR="007E7942" w:rsidRPr="007E7942">
        <w:rPr>
          <w:rFonts w:ascii="Times New Roman" w:hAnsi="Times New Roman"/>
          <w:color w:val="000000"/>
          <w:sz w:val="28"/>
          <w:lang w:val="en-US"/>
        </w:rPr>
        <w:t xml:space="preserve"> is equal to 6.</w:t>
      </w:r>
      <w:r w:rsidR="007E7942">
        <w:rPr>
          <w:rFonts w:ascii="Times New Roman" w:hAnsi="Times New Roman"/>
          <w:color w:val="000000"/>
          <w:sz w:val="28"/>
          <w:lang w:val="en-US"/>
        </w:rPr>
        <w:t xml:space="preserve"> However</w:t>
      </w:r>
      <w:r w:rsidR="007E7942" w:rsidRPr="00867871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7E7942">
        <w:rPr>
          <w:rFonts w:ascii="Times New Roman" w:hAnsi="Times New Roman"/>
          <w:color w:val="000000"/>
          <w:sz w:val="28"/>
          <w:lang w:val="en-US"/>
        </w:rPr>
        <w:t>according</w:t>
      </w:r>
      <w:r w:rsidR="007E7942"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E7942">
        <w:rPr>
          <w:rFonts w:ascii="Times New Roman" w:hAnsi="Times New Roman"/>
          <w:color w:val="000000"/>
          <w:sz w:val="28"/>
          <w:lang w:val="en-US"/>
        </w:rPr>
        <w:t>to</w:t>
      </w:r>
      <w:r w:rsidR="007E7942"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E7942">
        <w:rPr>
          <w:rFonts w:ascii="Times New Roman" w:hAnsi="Times New Roman"/>
          <w:color w:val="000000"/>
          <w:sz w:val="28"/>
          <w:lang w:val="en-US"/>
        </w:rPr>
        <w:t>experiment</w:t>
      </w:r>
      <w:r w:rsidR="00867871" w:rsidRPr="00867871">
        <w:rPr>
          <w:rFonts w:ascii="Times New Roman" w:hAnsi="Times New Roman"/>
          <w:color w:val="000000"/>
          <w:sz w:val="28"/>
          <w:lang w:val="en-US"/>
        </w:rPr>
        <w:t>, 6-</w:t>
      </w:r>
      <w:r w:rsidR="00867871">
        <w:rPr>
          <w:rFonts w:ascii="Times New Roman" w:hAnsi="Times New Roman"/>
          <w:color w:val="000000"/>
          <w:sz w:val="28"/>
          <w:lang w:val="en-US"/>
        </w:rPr>
        <w:t>photon</w:t>
      </w:r>
      <w:r w:rsidR="00867871"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67871">
        <w:rPr>
          <w:rFonts w:ascii="Times New Roman" w:hAnsi="Times New Roman"/>
          <w:color w:val="000000"/>
          <w:sz w:val="28"/>
          <w:lang w:val="en-US"/>
        </w:rPr>
        <w:t>ionization</w:t>
      </w:r>
      <w:r w:rsidR="00867871"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67871">
        <w:rPr>
          <w:rFonts w:ascii="Times New Roman" w:hAnsi="Times New Roman"/>
          <w:color w:val="000000"/>
          <w:sz w:val="28"/>
          <w:lang w:val="en-US"/>
        </w:rPr>
        <w:t>condition</w:t>
      </w:r>
      <w:r w:rsidR="00867871"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67871" w:rsidRPr="00924CCE">
        <w:rPr>
          <w:rFonts w:ascii="Times New Roman" w:hAnsi="Times New Roman"/>
          <w:color w:val="000000"/>
          <w:position w:val="-12"/>
          <w:sz w:val="28"/>
        </w:rPr>
        <w:object w:dxaOrig="1440" w:dyaOrig="380" w14:anchorId="7B2E63D4">
          <v:shape id="_x0000_i1500" type="#_x0000_t75" style="width:1in;height:19.5pt" o:ole="">
            <v:imagedata r:id="rId888" o:title=""/>
          </v:shape>
          <o:OLEObject Type="Embed" ProgID="Equation.DSMT4" ShapeID="_x0000_i1500" DrawAspect="Content" ObjectID="_1611679026" r:id="rId889"/>
        </w:object>
      </w:r>
      <w:r w:rsidR="00867871"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67871" w:rsidRPr="00867871">
        <w:rPr>
          <w:rFonts w:ascii="Times New Roman" w:hAnsi="Times New Roman"/>
          <w:color w:val="FF0000"/>
          <w:sz w:val="28"/>
          <w:lang w:val="en-US"/>
        </w:rPr>
        <w:t>stops to be valid</w:t>
      </w:r>
      <w:r w:rsidR="00867871" w:rsidRPr="00867871">
        <w:rPr>
          <w:rFonts w:ascii="Times New Roman" w:hAnsi="Times New Roman"/>
          <w:color w:val="000000"/>
          <w:sz w:val="28"/>
          <w:lang w:val="en-US"/>
        </w:rPr>
        <w:t xml:space="preserve"> for</w:t>
      </w:r>
      <w:r w:rsidR="007E7942"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67871">
        <w:rPr>
          <w:rFonts w:ascii="Times New Roman" w:hAnsi="Times New Roman"/>
          <w:color w:val="000000"/>
          <w:sz w:val="28"/>
          <w:lang w:val="en-US"/>
        </w:rPr>
        <w:t>amplitudes too small to cause glass modification. Thus</w:t>
      </w:r>
      <w:r w:rsidR="00867871" w:rsidRPr="00867871">
        <w:rPr>
          <w:rFonts w:ascii="Times New Roman" w:hAnsi="Times New Roman"/>
          <w:color w:val="000000"/>
          <w:sz w:val="28"/>
          <w:lang w:val="en-US"/>
        </w:rPr>
        <w:t>,</w:t>
      </w:r>
      <w:r w:rsidR="00867871">
        <w:rPr>
          <w:rFonts w:ascii="Times New Roman" w:hAnsi="Times New Roman"/>
          <w:color w:val="000000"/>
          <w:sz w:val="28"/>
          <w:lang w:val="en-US"/>
        </w:rPr>
        <w:t xml:space="preserve"> frequently used formula for multiphoton ionization </w:t>
      </w:r>
      <w:r w:rsidR="00867871" w:rsidRPr="00406DEE">
        <w:rPr>
          <w:rFonts w:ascii="Times New Roman" w:hAnsi="Times New Roman"/>
          <w:color w:val="000000"/>
          <w:position w:val="-12"/>
          <w:sz w:val="28"/>
        </w:rPr>
        <w:object w:dxaOrig="859" w:dyaOrig="380" w14:anchorId="3DB8BAB8">
          <v:shape id="_x0000_i1501" type="#_x0000_t75" style="width:43.5pt;height:19.5pt" o:ole="">
            <v:imagedata r:id="rId890" o:title=""/>
          </v:shape>
          <o:OLEObject Type="Embed" ProgID="Equation.DSMT4" ShapeID="_x0000_i1501" DrawAspect="Content" ObjectID="_1611679027" r:id="rId891"/>
        </w:object>
      </w:r>
      <w:r w:rsidR="00867871"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67871">
        <w:rPr>
          <w:rFonts w:ascii="Times New Roman" w:hAnsi="Times New Roman"/>
          <w:color w:val="000000"/>
          <w:sz w:val="28"/>
          <w:lang w:val="en-US"/>
        </w:rPr>
        <w:t>is only applicable as rough guess.</w:t>
      </w:r>
      <w:r w:rsidR="00867871"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67871">
        <w:rPr>
          <w:rFonts w:ascii="Times New Roman" w:hAnsi="Times New Roman"/>
          <w:color w:val="000000"/>
          <w:sz w:val="28"/>
          <w:lang w:val="en-US"/>
        </w:rPr>
        <w:t>The sums (15) with large amount of terms must be used. We</w:t>
      </w:r>
      <w:r w:rsidR="00867871"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67871">
        <w:rPr>
          <w:rFonts w:ascii="Times New Roman" w:hAnsi="Times New Roman"/>
          <w:color w:val="000000"/>
          <w:sz w:val="28"/>
          <w:lang w:val="en-US"/>
        </w:rPr>
        <w:t>also</w:t>
      </w:r>
      <w:r w:rsidR="00867871"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67871">
        <w:rPr>
          <w:rFonts w:ascii="Times New Roman" w:hAnsi="Times New Roman"/>
          <w:color w:val="000000"/>
          <w:sz w:val="28"/>
          <w:lang w:val="en-US"/>
        </w:rPr>
        <w:t>note</w:t>
      </w:r>
      <w:r w:rsidR="00867871"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C2057">
        <w:rPr>
          <w:rFonts w:ascii="Times New Roman" w:hAnsi="Times New Roman"/>
          <w:color w:val="000000"/>
          <w:sz w:val="28"/>
          <w:lang w:val="en-US"/>
        </w:rPr>
        <w:t>that</w:t>
      </w:r>
      <w:r w:rsidR="00867871">
        <w:rPr>
          <w:rFonts w:ascii="Times New Roman" w:hAnsi="Times New Roman"/>
          <w:color w:val="000000"/>
          <w:sz w:val="28"/>
          <w:lang w:val="en-US"/>
        </w:rPr>
        <w:t xml:space="preserve"> absorbed wave of electromagnetic wave per electron also increases with wave amplitude (fig.2) Thus, </w:t>
      </w:r>
      <w:r w:rsidR="006916E0">
        <w:rPr>
          <w:rFonts w:ascii="Times New Roman" w:hAnsi="Times New Roman"/>
          <w:color w:val="000000"/>
          <w:sz w:val="28"/>
          <w:lang w:val="en-US"/>
        </w:rPr>
        <w:t xml:space="preserve">it is incorrect to use constant value for absorbed energy per electron </w:t>
      </w:r>
      <w:r w:rsidRPr="00867871">
        <w:rPr>
          <w:rFonts w:ascii="Times New Roman" w:hAnsi="Times New Roman"/>
          <w:color w:val="000000"/>
          <w:sz w:val="28"/>
          <w:lang w:val="en-US"/>
        </w:rPr>
        <w:t>(</w:t>
      </w:r>
      <w:r w:rsidR="006916E0">
        <w:rPr>
          <w:rFonts w:ascii="Times New Roman" w:hAnsi="Times New Roman"/>
          <w:color w:val="000000"/>
          <w:sz w:val="28"/>
          <w:lang w:val="en-US"/>
        </w:rPr>
        <w:t>for example</w:t>
      </w:r>
      <w:r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8C2C64">
        <w:rPr>
          <w:rFonts w:ascii="Times New Roman" w:hAnsi="Times New Roman"/>
          <w:color w:val="000000"/>
          <w:position w:val="-6"/>
          <w:sz w:val="28"/>
        </w:rPr>
        <w:object w:dxaOrig="499" w:dyaOrig="279" w14:anchorId="72E004AD">
          <v:shape id="_x0000_i1502" type="#_x0000_t75" style="width:25.5pt;height:13.5pt" o:ole="">
            <v:imagedata r:id="rId892" o:title=""/>
          </v:shape>
          <o:OLEObject Type="Embed" ProgID="Equation.DSMT4" ShapeID="_x0000_i1502" DrawAspect="Content" ObjectID="_1611679028" r:id="rId893"/>
        </w:object>
      </w:r>
      <w:r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916E0" w:rsidRPr="006916E0">
        <w:rPr>
          <w:rFonts w:ascii="Times New Roman" w:hAnsi="Times New Roman"/>
          <w:color w:val="000000"/>
          <w:sz w:val="28"/>
          <w:lang w:val="en-US"/>
        </w:rPr>
        <w:t>or</w:t>
      </w:r>
      <w:r w:rsidRPr="0086787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8C2C64">
        <w:rPr>
          <w:rFonts w:ascii="Times New Roman" w:hAnsi="Times New Roman"/>
          <w:color w:val="000000"/>
          <w:position w:val="-14"/>
          <w:sz w:val="28"/>
        </w:rPr>
        <w:object w:dxaOrig="400" w:dyaOrig="380" w14:anchorId="172046E7">
          <v:shape id="_x0000_i1503" type="#_x0000_t75" style="width:19.5pt;height:19.5pt" o:ole="">
            <v:imagedata r:id="rId894" o:title=""/>
          </v:shape>
          <o:OLEObject Type="Embed" ProgID="Equation.DSMT4" ShapeID="_x0000_i1503" DrawAspect="Content" ObjectID="_1611679029" r:id="rId895"/>
        </w:object>
      </w:r>
      <w:r w:rsidRPr="00867871">
        <w:rPr>
          <w:rFonts w:ascii="Times New Roman" w:hAnsi="Times New Roman"/>
          <w:color w:val="000000"/>
          <w:sz w:val="28"/>
          <w:lang w:val="en-US"/>
        </w:rPr>
        <w:t>)</w:t>
      </w:r>
      <w:r w:rsidR="006916E0">
        <w:rPr>
          <w:rFonts w:ascii="Times New Roman" w:hAnsi="Times New Roman"/>
          <w:color w:val="000000"/>
          <w:sz w:val="28"/>
          <w:lang w:val="en-US"/>
        </w:rPr>
        <w:t>.</w:t>
      </w:r>
    </w:p>
    <w:p w14:paraId="127D53DA" w14:textId="77777777" w:rsidR="00855E62" w:rsidRPr="00F56F1C" w:rsidRDefault="00DB59B2" w:rsidP="00855E62">
      <w:pPr>
        <w:spacing w:before="240" w:line="240" w:lineRule="auto"/>
        <w:ind w:firstLine="360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Calculations</w:t>
      </w:r>
      <w:r w:rsidRPr="00DB59B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show</w:t>
      </w:r>
      <w:r w:rsidRPr="00DB59B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that</w:t>
      </w:r>
      <w:r w:rsidRPr="00DB59B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the rate of ionization</w:t>
      </w:r>
      <w:r w:rsidRPr="00DB59B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by</w:t>
      </w:r>
      <w:r w:rsidRPr="00DB59B2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56F1C">
        <w:rPr>
          <w:rFonts w:ascii="Times New Roman" w:hAnsi="Times New Roman"/>
          <w:color w:val="000000"/>
          <w:sz w:val="28"/>
          <w:lang w:val="en-US"/>
        </w:rPr>
        <w:t>two color</w:t>
      </w:r>
      <w:r w:rsidRPr="00DB59B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pulse</w:t>
      </w:r>
      <w:r w:rsidRPr="00DB59B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is</w:t>
      </w:r>
      <w:r w:rsidRPr="00DB59B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mostly</w:t>
      </w:r>
      <w:r w:rsidRPr="00DB59B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significantly</w:t>
      </w:r>
      <w:r w:rsidRPr="00DB59B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higher</w:t>
      </w:r>
      <w:r w:rsidRPr="00DB59B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than</w:t>
      </w:r>
      <w:r w:rsidRPr="00DB59B2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total rate of ionization by two separated pulses of same amplitude</w:t>
      </w:r>
      <w:r w:rsidR="00855E62" w:rsidRPr="00DB59B2">
        <w:rPr>
          <w:rFonts w:ascii="Times New Roman" w:hAnsi="Times New Roman"/>
          <w:color w:val="000000"/>
          <w:sz w:val="28"/>
          <w:lang w:val="en-US"/>
        </w:rPr>
        <w:t xml:space="preserve">: </w:t>
      </w:r>
      <w:r w:rsidR="00855E62" w:rsidRPr="00AC2EC3">
        <w:rPr>
          <w:rFonts w:ascii="Times New Roman" w:hAnsi="Times New Roman"/>
          <w:color w:val="000000"/>
          <w:position w:val="-12"/>
          <w:sz w:val="28"/>
        </w:rPr>
        <w:object w:dxaOrig="4239" w:dyaOrig="360" w14:anchorId="4C4CCEAE">
          <v:shape id="_x0000_i1504" type="#_x0000_t75" style="width:211.5pt;height:18pt" o:ole="">
            <v:imagedata r:id="rId896" o:title=""/>
          </v:shape>
          <o:OLEObject Type="Embed" ProgID="Equation.DSMT4" ShapeID="_x0000_i1504" DrawAspect="Content" ObjectID="_1611679030" r:id="rId897"/>
        </w:object>
      </w:r>
      <w:r w:rsidR="00855E62" w:rsidRPr="00DB59B2">
        <w:rPr>
          <w:rFonts w:ascii="Times New Roman" w:hAnsi="Times New Roman"/>
          <w:color w:val="000000"/>
          <w:sz w:val="28"/>
          <w:lang w:val="en-US"/>
        </w:rPr>
        <w:t xml:space="preserve"> (</w:t>
      </w:r>
      <w:r w:rsidRPr="00DB59B2">
        <w:rPr>
          <w:rFonts w:ascii="Times New Roman" w:hAnsi="Times New Roman"/>
          <w:color w:val="000000"/>
          <w:sz w:val="28"/>
          <w:lang w:val="en-US"/>
        </w:rPr>
        <w:t>fig</w:t>
      </w:r>
      <w:r w:rsidR="00855E62" w:rsidRPr="00DB59B2">
        <w:rPr>
          <w:rFonts w:ascii="Times New Roman" w:hAnsi="Times New Roman"/>
          <w:color w:val="000000"/>
          <w:sz w:val="28"/>
          <w:lang w:val="en-US"/>
        </w:rPr>
        <w:t xml:space="preserve">.3). </w:t>
      </w:r>
      <w:r w:rsidR="00253480">
        <w:rPr>
          <w:rFonts w:ascii="Times New Roman" w:hAnsi="Times New Roman"/>
          <w:color w:val="000000"/>
          <w:sz w:val="28"/>
          <w:lang w:val="en-US"/>
        </w:rPr>
        <w:t>The</w:t>
      </w:r>
      <w:r w:rsidR="00253480" w:rsidRPr="00F56F1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values</w:t>
      </w:r>
      <w:r w:rsidR="00253480" w:rsidRPr="00F56F1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55E62" w:rsidRPr="00AC2EC3">
        <w:rPr>
          <w:rFonts w:ascii="Times New Roman" w:hAnsi="Times New Roman"/>
          <w:color w:val="000000"/>
          <w:position w:val="-12"/>
          <w:sz w:val="28"/>
        </w:rPr>
        <w:object w:dxaOrig="540" w:dyaOrig="360" w14:anchorId="39A1BCFB">
          <v:shape id="_x0000_i1505" type="#_x0000_t75" style="width:27pt;height:18pt" o:ole="">
            <v:imagedata r:id="rId898" o:title=""/>
          </v:shape>
          <o:OLEObject Type="Embed" ProgID="Equation.DSMT4" ShapeID="_x0000_i1505" DrawAspect="Content" ObjectID="_1611679031" r:id="rId899"/>
        </w:object>
      </w:r>
      <w:r w:rsidR="00855E62" w:rsidRPr="00F56F1C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 xml:space="preserve">for which </w:t>
      </w:r>
      <w:r w:rsidR="00855E62" w:rsidRPr="00E75261">
        <w:rPr>
          <w:rFonts w:ascii="Times New Roman" w:hAnsi="Times New Roman"/>
          <w:color w:val="000000"/>
          <w:position w:val="-12"/>
          <w:sz w:val="28"/>
        </w:rPr>
        <w:object w:dxaOrig="400" w:dyaOrig="360" w14:anchorId="0CDBC5E0">
          <v:shape id="_x0000_i1506" type="#_x0000_t75" style="width:19.5pt;height:18pt" o:ole="">
            <v:imagedata r:id="rId900" o:title=""/>
          </v:shape>
          <o:OLEObject Type="Embed" ProgID="Equation.DSMT4" ShapeID="_x0000_i1506" DrawAspect="Content" ObjectID="_1611679032" r:id="rId901"/>
        </w:object>
      </w:r>
      <w:r w:rsidR="00253480" w:rsidRPr="00F56F1C">
        <w:rPr>
          <w:rFonts w:ascii="Times New Roman" w:hAnsi="Times New Roman"/>
          <w:color w:val="000000"/>
          <w:sz w:val="28"/>
          <w:lang w:val="en-US"/>
        </w:rPr>
        <w:t xml:space="preserve"> decreases can be exception</w:t>
      </w:r>
      <w:r w:rsidR="00855E62" w:rsidRPr="00F56F1C">
        <w:rPr>
          <w:rFonts w:ascii="Times New Roman" w:hAnsi="Times New Roman"/>
          <w:color w:val="000000"/>
          <w:sz w:val="28"/>
          <w:lang w:val="en-US"/>
        </w:rPr>
        <w:t xml:space="preserve"> (</w:t>
      </w:r>
      <w:r w:rsidR="00855E62" w:rsidRPr="00924CCE">
        <w:rPr>
          <w:rFonts w:ascii="Times New Roman" w:hAnsi="Times New Roman"/>
          <w:color w:val="000000"/>
          <w:position w:val="-12"/>
          <w:sz w:val="28"/>
        </w:rPr>
        <w:object w:dxaOrig="2760" w:dyaOrig="380" w14:anchorId="6642C9EF">
          <v:shape id="_x0000_i1507" type="#_x0000_t75" style="width:138pt;height:19.5pt" o:ole="">
            <v:imagedata r:id="rId902" o:title=""/>
          </v:shape>
          <o:OLEObject Type="Embed" ProgID="Equation.DSMT4" ShapeID="_x0000_i1507" DrawAspect="Content" ObjectID="_1611679033" r:id="rId903"/>
        </w:object>
      </w:r>
      <w:r w:rsidR="00855E62" w:rsidRPr="00F56F1C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855E62" w:rsidRPr="00AC2EC3">
        <w:rPr>
          <w:rFonts w:ascii="Times New Roman" w:hAnsi="Times New Roman"/>
          <w:color w:val="000000"/>
          <w:position w:val="-12"/>
          <w:sz w:val="28"/>
        </w:rPr>
        <w:object w:dxaOrig="900" w:dyaOrig="360" w14:anchorId="2B49D26E">
          <v:shape id="_x0000_i1508" type="#_x0000_t75" style="width:45pt;height:18pt" o:ole="">
            <v:imagedata r:id="rId904" o:title=""/>
          </v:shape>
          <o:OLEObject Type="Embed" ProgID="Equation.DSMT4" ShapeID="_x0000_i1508" DrawAspect="Content" ObjectID="_1611679034" r:id="rId905"/>
        </w:object>
      </w:r>
      <w:r w:rsidR="00855E62" w:rsidRPr="00F56F1C">
        <w:rPr>
          <w:rFonts w:ascii="Times New Roman" w:hAnsi="Times New Roman"/>
          <w:color w:val="000000"/>
          <w:sz w:val="28"/>
          <w:lang w:val="en-US"/>
        </w:rPr>
        <w:t>).</w:t>
      </w:r>
    </w:p>
    <w:p w14:paraId="6D068BE3" w14:textId="77777777" w:rsidR="00855E62" w:rsidRDefault="00855E62" w:rsidP="00855E62">
      <w:pPr>
        <w:spacing w:line="240" w:lineRule="auto"/>
        <w:jc w:val="center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noProof/>
          <w:color w:val="000000"/>
          <w:sz w:val="28"/>
          <w:lang w:val="en-US" w:eastAsia="en-US"/>
        </w:rPr>
        <w:lastRenderedPageBreak/>
        <w:drawing>
          <wp:inline distT="0" distB="0" distL="0" distR="0" wp14:anchorId="4A1AA26C" wp14:editId="7AD5E89D">
            <wp:extent cx="5018405" cy="3869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/>
                    <pic:cNvPicPr>
                      <a:picLocks noChangeAspect="1" noChangeArrowheads="1"/>
                    </pic:cNvPicPr>
                  </pic:nvPicPr>
                  <pic:blipFill>
                    <a:blip r:embed="rId9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17E6C" w14:textId="77777777" w:rsidR="00855E62" w:rsidRPr="00F56F1C" w:rsidRDefault="00AC2057" w:rsidP="00855E62">
      <w:pPr>
        <w:spacing w:line="240" w:lineRule="auto"/>
        <w:jc w:val="center"/>
        <w:rPr>
          <w:rFonts w:ascii="Times New Roman" w:hAnsi="Times New Roman"/>
          <w:color w:val="000000"/>
          <w:sz w:val="28"/>
          <w:lang w:val="en-US"/>
        </w:rPr>
      </w:pPr>
      <w:r w:rsidRPr="00A8288D">
        <w:rPr>
          <w:rFonts w:ascii="Times New Roman" w:hAnsi="Times New Roman"/>
          <w:color w:val="000000"/>
          <w:sz w:val="28"/>
          <w:lang w:val="en-US"/>
        </w:rPr>
        <w:t>Fig</w:t>
      </w:r>
      <w:r w:rsidR="00855E62" w:rsidRPr="00253480">
        <w:rPr>
          <w:rFonts w:ascii="Times New Roman" w:hAnsi="Times New Roman"/>
          <w:color w:val="000000"/>
          <w:sz w:val="28"/>
          <w:lang w:val="en-US"/>
        </w:rPr>
        <w:t xml:space="preserve">. 3. </w:t>
      </w:r>
      <w:r w:rsidR="00855E62" w:rsidRPr="00C34308">
        <w:rPr>
          <w:rFonts w:ascii="Times New Roman" w:hAnsi="Times New Roman"/>
          <w:color w:val="000000"/>
          <w:position w:val="-12"/>
          <w:sz w:val="28"/>
        </w:rPr>
        <w:object w:dxaOrig="400" w:dyaOrig="360" w14:anchorId="7B49D800">
          <v:shape id="_x0000_i1509" type="#_x0000_t75" style="width:19.5pt;height:18pt" o:ole="">
            <v:imagedata r:id="rId907" o:title=""/>
          </v:shape>
          <o:OLEObject Type="Embed" ProgID="Equation.DSMT4" ShapeID="_x0000_i1509" DrawAspect="Content" ObjectID="_1611679035" r:id="rId908"/>
        </w:object>
      </w:r>
      <w:r w:rsidR="00855E62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 xml:space="preserve">versus squared dimensionless wave amplitudes in </w:t>
      </w:r>
      <w:r w:rsidR="00F56F1C">
        <w:rPr>
          <w:rFonts w:ascii="Times New Roman" w:hAnsi="Times New Roman"/>
          <w:color w:val="000000"/>
          <w:sz w:val="28"/>
          <w:lang w:val="en-US"/>
        </w:rPr>
        <w:t>two color</w:t>
      </w:r>
      <w:r w:rsidR="00253480">
        <w:rPr>
          <w:rFonts w:ascii="Times New Roman" w:hAnsi="Times New Roman"/>
          <w:color w:val="000000"/>
          <w:sz w:val="28"/>
          <w:lang w:val="en-US"/>
        </w:rPr>
        <w:t xml:space="preserve"> pulse in case of irrational frequencies ratio. Wavelengths</w:t>
      </w:r>
      <w:r w:rsidR="00855E62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 w:rsidRPr="00F56F1C">
        <w:rPr>
          <w:rFonts w:ascii="Times New Roman" w:hAnsi="Times New Roman"/>
          <w:color w:val="000000"/>
          <w:sz w:val="28"/>
          <w:lang w:val="en-US"/>
        </w:rPr>
        <w:t>800 and 401 nm</w:t>
      </w:r>
      <w:r w:rsidR="00855E62" w:rsidRPr="00F56F1C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855E62" w:rsidRPr="00C10A47">
        <w:rPr>
          <w:rFonts w:ascii="Times New Roman" w:hAnsi="Times New Roman"/>
          <w:color w:val="000000"/>
          <w:position w:val="-12"/>
          <w:sz w:val="28"/>
        </w:rPr>
        <w:object w:dxaOrig="620" w:dyaOrig="360" w14:anchorId="5AF079B3">
          <v:shape id="_x0000_i1510" type="#_x0000_t75" style="width:31.5pt;height:18pt" o:ole="">
            <v:imagedata r:id="rId909" o:title=""/>
          </v:shape>
          <o:OLEObject Type="Embed" ProgID="Equation.DSMT4" ShapeID="_x0000_i1510" DrawAspect="Content" ObjectID="_1611679036" r:id="rId910"/>
        </w:object>
      </w:r>
    </w:p>
    <w:p w14:paraId="18CBD1EC" w14:textId="77777777" w:rsidR="00855E62" w:rsidRPr="00F56F1C" w:rsidRDefault="00855E62" w:rsidP="00855E62">
      <w:pPr>
        <w:spacing w:before="240" w:line="240" w:lineRule="auto"/>
        <w:ind w:firstLine="360"/>
        <w:jc w:val="both"/>
        <w:rPr>
          <w:rFonts w:ascii="Times New Roman" w:hAnsi="Times New Roman"/>
          <w:color w:val="000000"/>
          <w:sz w:val="28"/>
          <w:lang w:val="en-US"/>
        </w:rPr>
      </w:pPr>
    </w:p>
    <w:p w14:paraId="5E4118A9" w14:textId="77777777" w:rsidR="00855E62" w:rsidRPr="00253480" w:rsidRDefault="00855E62" w:rsidP="00855E62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F56F1C">
        <w:rPr>
          <w:rFonts w:ascii="Times New Roman" w:hAnsi="Times New Roman"/>
          <w:color w:val="000000"/>
          <w:sz w:val="28"/>
          <w:lang w:val="en-US"/>
        </w:rPr>
        <w:tab/>
      </w:r>
      <w:r w:rsidR="00253480">
        <w:rPr>
          <w:rFonts w:ascii="Times New Roman" w:hAnsi="Times New Roman"/>
          <w:color w:val="000000"/>
          <w:sz w:val="28"/>
          <w:lang w:val="en-US"/>
        </w:rPr>
        <w:t>Ionization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rate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in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case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of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56F1C">
        <w:rPr>
          <w:rFonts w:ascii="Times New Roman" w:hAnsi="Times New Roman"/>
          <w:color w:val="000000"/>
          <w:sz w:val="28"/>
          <w:lang w:val="en-US"/>
        </w:rPr>
        <w:t>two color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pulse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with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same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polarization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waves</w:t>
      </w:r>
      <w:r w:rsidRPr="00253480">
        <w:rPr>
          <w:rFonts w:ascii="Times New Roman" w:hAnsi="Times New Roman"/>
          <w:color w:val="000000"/>
          <w:sz w:val="28"/>
          <w:lang w:val="en-US"/>
        </w:rPr>
        <w:t xml:space="preserve"> (</w:t>
      </w:r>
      <w:r w:rsidRPr="00C10A47">
        <w:rPr>
          <w:rFonts w:ascii="Times New Roman" w:hAnsi="Times New Roman"/>
          <w:color w:val="000000"/>
          <w:position w:val="-12"/>
          <w:sz w:val="28"/>
        </w:rPr>
        <w:object w:dxaOrig="620" w:dyaOrig="360" w14:anchorId="5679B20D">
          <v:shape id="_x0000_i1511" type="#_x0000_t75" style="width:31.5pt;height:18pt" o:ole="">
            <v:imagedata r:id="rId909" o:title=""/>
          </v:shape>
          <o:OLEObject Type="Embed" ProgID="Equation.DSMT4" ShapeID="_x0000_i1511" DrawAspect="Content" ObjectID="_1611679037" r:id="rId911"/>
        </w:object>
      </w:r>
      <w:r w:rsidRPr="00253480">
        <w:rPr>
          <w:rFonts w:ascii="Times New Roman" w:hAnsi="Times New Roman"/>
          <w:color w:val="000000"/>
          <w:sz w:val="28"/>
          <w:lang w:val="en-US"/>
        </w:rPr>
        <w:t xml:space="preserve">) </w:t>
      </w:r>
      <w:r w:rsidR="00253480">
        <w:rPr>
          <w:rFonts w:ascii="Times New Roman" w:hAnsi="Times New Roman"/>
          <w:color w:val="000000"/>
          <w:sz w:val="28"/>
          <w:lang w:val="en-US"/>
        </w:rPr>
        <w:t>is higher than in case of perpendicular polarizations</w:t>
      </w:r>
      <w:r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C10A47">
        <w:rPr>
          <w:rFonts w:ascii="Times New Roman" w:hAnsi="Times New Roman"/>
          <w:color w:val="000000"/>
          <w:position w:val="-12"/>
          <w:sz w:val="28"/>
        </w:rPr>
        <w:object w:dxaOrig="700" w:dyaOrig="360" w14:anchorId="15B07764">
          <v:shape id="_x0000_i1512" type="#_x0000_t75" style="width:34.5pt;height:18pt" o:ole="">
            <v:imagedata r:id="rId665" o:title=""/>
          </v:shape>
          <o:OLEObject Type="Embed" ProgID="Equation.DSMT4" ShapeID="_x0000_i1512" DrawAspect="Content" ObjectID="_1611679038" r:id="rId912"/>
        </w:object>
      </w:r>
      <w:r w:rsidRPr="00253480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FF1B9E">
        <w:rPr>
          <w:rFonts w:ascii="Times New Roman" w:hAnsi="Times New Roman"/>
          <w:color w:val="000000"/>
          <w:sz w:val="28"/>
          <w:lang w:val="en-US"/>
        </w:rPr>
        <w:t>Particularly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253480">
        <w:rPr>
          <w:rFonts w:ascii="Times New Roman" w:hAnsi="Times New Roman"/>
          <w:color w:val="000000"/>
          <w:sz w:val="28"/>
          <w:lang w:val="en-US"/>
        </w:rPr>
        <w:t>this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was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demonstrated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for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monochromatic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wave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with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>circular</w:t>
      </w:r>
      <w:r w:rsidR="00253480"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3480">
        <w:rPr>
          <w:rFonts w:ascii="Times New Roman" w:hAnsi="Times New Roman"/>
          <w:color w:val="000000"/>
          <w:sz w:val="28"/>
          <w:lang w:val="en-US"/>
        </w:rPr>
        <w:t xml:space="preserve">polarization that can be considered as </w:t>
      </w:r>
      <w:r w:rsidR="00F56F1C">
        <w:rPr>
          <w:rFonts w:ascii="Times New Roman" w:hAnsi="Times New Roman"/>
          <w:color w:val="000000"/>
          <w:sz w:val="28"/>
          <w:lang w:val="en-US"/>
        </w:rPr>
        <w:t>two color</w:t>
      </w:r>
      <w:r w:rsidR="00253480">
        <w:rPr>
          <w:rFonts w:ascii="Times New Roman" w:hAnsi="Times New Roman"/>
          <w:color w:val="000000"/>
          <w:sz w:val="28"/>
          <w:lang w:val="en-US"/>
        </w:rPr>
        <w:t xml:space="preserve"> pulse with</w:t>
      </w:r>
      <w:r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C10A47">
        <w:rPr>
          <w:rFonts w:ascii="Times New Roman" w:hAnsi="Times New Roman"/>
          <w:color w:val="000000"/>
          <w:position w:val="-12"/>
          <w:sz w:val="28"/>
        </w:rPr>
        <w:object w:dxaOrig="700" w:dyaOrig="360" w14:anchorId="2DE0E290">
          <v:shape id="_x0000_i1513" type="#_x0000_t75" style="width:34.5pt;height:18pt" o:ole="">
            <v:imagedata r:id="rId665" o:title=""/>
          </v:shape>
          <o:OLEObject Type="Embed" ProgID="Equation.DSMT4" ShapeID="_x0000_i1513" DrawAspect="Content" ObjectID="_1611679039" r:id="rId913"/>
        </w:object>
      </w:r>
      <w:r w:rsidRPr="00253480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253480">
        <w:rPr>
          <w:rFonts w:ascii="Times New Roman" w:hAnsi="Times New Roman"/>
          <w:color w:val="000000"/>
          <w:sz w:val="28"/>
          <w:lang w:val="en-US"/>
        </w:rPr>
        <w:t>same frequencies and phase</w:t>
      </w:r>
      <w:r w:rsidRPr="0025348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286004">
        <w:rPr>
          <w:rFonts w:ascii="Times New Roman" w:hAnsi="Times New Roman"/>
          <w:color w:val="000000"/>
          <w:position w:val="-12"/>
          <w:sz w:val="28"/>
        </w:rPr>
        <w:object w:dxaOrig="960" w:dyaOrig="360" w14:anchorId="276080BC">
          <v:shape id="_x0000_i1514" type="#_x0000_t75" style="width:48pt;height:18pt" o:ole="">
            <v:imagedata r:id="rId914" o:title=""/>
          </v:shape>
          <o:OLEObject Type="Embed" ProgID="Equation.DSMT4" ShapeID="_x0000_i1514" DrawAspect="Content" ObjectID="_1611679040" r:id="rId915"/>
        </w:object>
      </w:r>
      <w:r w:rsidRPr="00253480">
        <w:rPr>
          <w:rFonts w:ascii="Times New Roman" w:hAnsi="Times New Roman"/>
          <w:color w:val="000000"/>
          <w:sz w:val="28"/>
          <w:lang w:val="en-US"/>
        </w:rPr>
        <w:t xml:space="preserve">. </w:t>
      </w:r>
    </w:p>
    <w:p w14:paraId="025BE1A4" w14:textId="77777777" w:rsidR="00855E62" w:rsidRPr="00CF7011" w:rsidRDefault="000B414F" w:rsidP="00855E62">
      <w:pPr>
        <w:spacing w:line="240" w:lineRule="auto"/>
        <w:ind w:firstLine="708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At</w:t>
      </w:r>
      <w:r w:rsidRPr="00174A37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high</w:t>
      </w:r>
      <w:r w:rsidRPr="00174A3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C2057">
        <w:rPr>
          <w:rFonts w:ascii="Times New Roman" w:hAnsi="Times New Roman"/>
          <w:color w:val="000000"/>
          <w:sz w:val="28"/>
          <w:lang w:val="en-US"/>
        </w:rPr>
        <w:t xml:space="preserve">fields it </w:t>
      </w:r>
      <w:r w:rsidR="00174A37">
        <w:rPr>
          <w:rFonts w:ascii="Times New Roman" w:hAnsi="Times New Roman"/>
          <w:color w:val="000000"/>
          <w:sz w:val="28"/>
          <w:lang w:val="en-US"/>
        </w:rPr>
        <w:t xml:space="preserve">can happen that energy of one wave is enough for ionization and second wave </w:t>
      </w:r>
      <w:r w:rsidR="00AC2057">
        <w:rPr>
          <w:rFonts w:ascii="Times New Roman" w:hAnsi="Times New Roman"/>
          <w:color w:val="000000"/>
          <w:sz w:val="28"/>
          <w:lang w:val="en-US"/>
        </w:rPr>
        <w:t xml:space="preserve">for </w:t>
      </w:r>
      <w:r w:rsidR="00174A37">
        <w:rPr>
          <w:rFonts w:ascii="Times New Roman" w:hAnsi="Times New Roman"/>
          <w:color w:val="000000"/>
          <w:sz w:val="28"/>
          <w:lang w:val="en-US"/>
        </w:rPr>
        <w:t>amplification. For</w:t>
      </w:r>
      <w:r w:rsidR="00174A37" w:rsidRPr="00174A3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example</w:t>
      </w:r>
      <w:r w:rsidR="00174A37" w:rsidRPr="00174A37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174A37">
        <w:rPr>
          <w:rFonts w:ascii="Times New Roman" w:hAnsi="Times New Roman"/>
          <w:color w:val="000000"/>
          <w:sz w:val="28"/>
          <w:lang w:val="en-US"/>
        </w:rPr>
        <w:t>in</w:t>
      </w:r>
      <w:r w:rsidR="00174A37" w:rsidRPr="00174A3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case</w:t>
      </w:r>
      <w:r w:rsidR="00174A37" w:rsidRPr="00174A3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of</w:t>
      </w:r>
      <w:r w:rsidR="00174A37" w:rsidRPr="00174A3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waves</w:t>
      </w:r>
      <w:r w:rsidR="00174A37" w:rsidRPr="00174A3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with</w:t>
      </w:r>
      <w:r w:rsidR="00174A37" w:rsidRPr="00174A3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same</w:t>
      </w:r>
      <w:r w:rsidR="00174A37" w:rsidRPr="00174A3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polarization</w:t>
      </w:r>
      <w:r w:rsidR="00855E62" w:rsidRPr="00174A37">
        <w:rPr>
          <w:rFonts w:ascii="Times New Roman" w:hAnsi="Times New Roman"/>
          <w:color w:val="000000"/>
          <w:sz w:val="28"/>
          <w:lang w:val="en-US"/>
        </w:rPr>
        <w:t xml:space="preserve"> (</w:t>
      </w:r>
      <w:r w:rsidR="00855E62" w:rsidRPr="00C10A47">
        <w:rPr>
          <w:rFonts w:ascii="Times New Roman" w:hAnsi="Times New Roman"/>
          <w:color w:val="000000"/>
          <w:position w:val="-12"/>
          <w:sz w:val="28"/>
        </w:rPr>
        <w:object w:dxaOrig="620" w:dyaOrig="360" w14:anchorId="3C377EA5">
          <v:shape id="_x0000_i1515" type="#_x0000_t75" style="width:31.5pt;height:18pt" o:ole="">
            <v:imagedata r:id="rId909" o:title=""/>
          </v:shape>
          <o:OLEObject Type="Embed" ProgID="Equation.DSMT4" ShapeID="_x0000_i1515" DrawAspect="Content" ObjectID="_1611679041" r:id="rId916"/>
        </w:object>
      </w:r>
      <w:r w:rsidR="00855E62" w:rsidRPr="00174A37">
        <w:rPr>
          <w:rFonts w:ascii="Times New Roman" w:hAnsi="Times New Roman"/>
          <w:color w:val="000000"/>
          <w:sz w:val="28"/>
          <w:lang w:val="en-US"/>
        </w:rPr>
        <w:t xml:space="preserve">) </w:t>
      </w:r>
      <w:r w:rsidR="00174A37" w:rsidRPr="00174A37">
        <w:rPr>
          <w:rFonts w:ascii="Times New Roman" w:hAnsi="Times New Roman"/>
          <w:color w:val="000000"/>
          <w:sz w:val="28"/>
          <w:lang w:val="en-US"/>
        </w:rPr>
        <w:t>with</w:t>
      </w:r>
      <w:r w:rsidR="00855E62" w:rsidRPr="00174A3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55E62" w:rsidRPr="004904B2">
        <w:rPr>
          <w:rFonts w:ascii="Times New Roman" w:hAnsi="Times New Roman"/>
          <w:color w:val="000000"/>
          <w:position w:val="-12"/>
          <w:sz w:val="28"/>
        </w:rPr>
        <w:object w:dxaOrig="460" w:dyaOrig="360" w14:anchorId="38024B52">
          <v:shape id="_x0000_i1516" type="#_x0000_t75" style="width:22.5pt;height:18pt" o:ole="">
            <v:imagedata r:id="rId917" o:title=""/>
          </v:shape>
          <o:OLEObject Type="Embed" ProgID="Equation.DSMT4" ShapeID="_x0000_i1516" DrawAspect="Content" ObjectID="_1611679042" r:id="rId918"/>
        </w:object>
      </w:r>
      <w:r w:rsidR="00855E62" w:rsidRPr="00174A37">
        <w:rPr>
          <w:rFonts w:ascii="Times New Roman" w:hAnsi="Times New Roman"/>
          <w:color w:val="000000"/>
          <w:sz w:val="28"/>
          <w:lang w:val="en-US"/>
        </w:rPr>
        <w:t xml:space="preserve">800 </w:t>
      </w:r>
      <w:r w:rsidR="00174A37">
        <w:rPr>
          <w:rFonts w:ascii="Times New Roman" w:hAnsi="Times New Roman"/>
          <w:color w:val="000000"/>
          <w:sz w:val="28"/>
          <w:lang w:val="en-US"/>
        </w:rPr>
        <w:t>and</w:t>
      </w:r>
      <w:r w:rsidR="00855E62" w:rsidRPr="00174A3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55E62" w:rsidRPr="004904B2">
        <w:rPr>
          <w:rFonts w:ascii="Times New Roman" w:hAnsi="Times New Roman"/>
          <w:color w:val="000000"/>
          <w:position w:val="-12"/>
          <w:sz w:val="28"/>
        </w:rPr>
        <w:object w:dxaOrig="279" w:dyaOrig="360" w14:anchorId="4B10584A">
          <v:shape id="_x0000_i1517" type="#_x0000_t75" style="width:13.5pt;height:18pt" o:ole="">
            <v:imagedata r:id="rId919" o:title=""/>
          </v:shape>
          <o:OLEObject Type="Embed" ProgID="Equation.DSMT4" ShapeID="_x0000_i1517" DrawAspect="Content" ObjectID="_1611679043" r:id="rId920"/>
        </w:object>
      </w:r>
      <w:r w:rsidR="00855E62" w:rsidRPr="00174A37">
        <w:rPr>
          <w:rFonts w:ascii="Times New Roman" w:hAnsi="Times New Roman"/>
          <w:color w:val="000000"/>
          <w:sz w:val="28"/>
          <w:lang w:val="en-US"/>
        </w:rPr>
        <w:t xml:space="preserve">=401 </w:t>
      </w:r>
      <w:r w:rsidR="00174A37">
        <w:rPr>
          <w:rFonts w:ascii="Times New Roman" w:hAnsi="Times New Roman"/>
          <w:color w:val="000000"/>
          <w:sz w:val="28"/>
          <w:lang w:val="en-US"/>
        </w:rPr>
        <w:t>nm</w:t>
      </w:r>
      <w:r w:rsidR="00855E62" w:rsidRPr="00174A37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174A37">
        <w:rPr>
          <w:rFonts w:ascii="Times New Roman" w:hAnsi="Times New Roman"/>
          <w:color w:val="000000"/>
          <w:sz w:val="28"/>
          <w:lang w:val="en-US"/>
        </w:rPr>
        <w:t>dimensionless amplitudes</w:t>
      </w:r>
      <w:r w:rsidR="00855E62" w:rsidRPr="00174A3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55E62" w:rsidRPr="004904B2">
        <w:rPr>
          <w:rFonts w:ascii="Times New Roman" w:hAnsi="Times New Roman"/>
          <w:color w:val="000000"/>
          <w:position w:val="-12"/>
          <w:sz w:val="28"/>
        </w:rPr>
        <w:object w:dxaOrig="240" w:dyaOrig="360" w14:anchorId="4D17DE02">
          <v:shape id="_x0000_i1518" type="#_x0000_t75" style="width:12pt;height:18pt" o:ole="">
            <v:imagedata r:id="rId921" o:title=""/>
          </v:shape>
          <o:OLEObject Type="Embed" ProgID="Equation.DSMT4" ShapeID="_x0000_i1518" DrawAspect="Content" ObjectID="_1611679044" r:id="rId922"/>
        </w:object>
      </w:r>
      <w:r w:rsidR="00855E62" w:rsidRPr="00174A37">
        <w:rPr>
          <w:rFonts w:ascii="Times New Roman" w:hAnsi="Times New Roman"/>
          <w:color w:val="000000"/>
          <w:sz w:val="28"/>
          <w:lang w:val="en-US"/>
        </w:rPr>
        <w:t xml:space="preserve">=1.8, </w:t>
      </w:r>
      <w:r w:rsidR="00855E62" w:rsidRPr="004904B2">
        <w:rPr>
          <w:rFonts w:ascii="Times New Roman" w:hAnsi="Times New Roman"/>
          <w:color w:val="000000"/>
          <w:position w:val="-12"/>
          <w:sz w:val="28"/>
        </w:rPr>
        <w:object w:dxaOrig="260" w:dyaOrig="360" w14:anchorId="27ACC560">
          <v:shape id="_x0000_i1519" type="#_x0000_t75" style="width:13.5pt;height:18pt" o:ole="">
            <v:imagedata r:id="rId923" o:title=""/>
          </v:shape>
          <o:OLEObject Type="Embed" ProgID="Equation.DSMT4" ShapeID="_x0000_i1519" DrawAspect="Content" ObjectID="_1611679045" r:id="rId924"/>
        </w:object>
      </w:r>
      <w:r w:rsidR="00855E62" w:rsidRPr="00174A37">
        <w:rPr>
          <w:rFonts w:ascii="Times New Roman" w:hAnsi="Times New Roman"/>
          <w:color w:val="000000"/>
          <w:sz w:val="28"/>
          <w:lang w:val="en-US"/>
        </w:rPr>
        <w:t xml:space="preserve">=0.1 </w:t>
      </w:r>
      <w:r w:rsidR="00174A37">
        <w:rPr>
          <w:rFonts w:ascii="Times New Roman" w:hAnsi="Times New Roman"/>
          <w:color w:val="000000"/>
          <w:sz w:val="28"/>
          <w:lang w:val="en-US"/>
        </w:rPr>
        <w:t>first wave loss is</w:t>
      </w:r>
      <w:r w:rsidR="00855E62" w:rsidRPr="00174A3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55E62" w:rsidRPr="004904B2">
        <w:rPr>
          <w:rFonts w:ascii="Times New Roman" w:hAnsi="Times New Roman"/>
          <w:color w:val="000000"/>
          <w:position w:val="-14"/>
          <w:sz w:val="28"/>
        </w:rPr>
        <w:object w:dxaOrig="700" w:dyaOrig="380" w14:anchorId="2A1CB4C4">
          <v:shape id="_x0000_i1520" type="#_x0000_t75" style="width:34.5pt;height:19.5pt" o:ole="">
            <v:imagedata r:id="rId925" o:title=""/>
          </v:shape>
          <o:OLEObject Type="Embed" ProgID="Equation.DSMT4" ShapeID="_x0000_i1520" DrawAspect="Content" ObjectID="_1611679046" r:id="rId926"/>
        </w:object>
      </w:r>
      <w:r w:rsidR="00855E62" w:rsidRPr="00174A3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per electron</w:t>
      </w:r>
      <w:r w:rsidR="00855E62" w:rsidRPr="00174A37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174A37">
        <w:rPr>
          <w:rFonts w:ascii="Times New Roman" w:hAnsi="Times New Roman"/>
          <w:color w:val="000000"/>
          <w:sz w:val="28"/>
          <w:lang w:val="en-US"/>
        </w:rPr>
        <w:t>The</w:t>
      </w:r>
      <w:r w:rsidR="00174A37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second</w:t>
      </w:r>
      <w:r w:rsidR="00174A37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wave</w:t>
      </w:r>
      <w:r w:rsidR="00174A37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obtains</w:t>
      </w:r>
      <w:r w:rsidR="00174A37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energy</w:t>
      </w:r>
      <w:r w:rsidR="00855E62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55E62" w:rsidRPr="004904B2">
        <w:rPr>
          <w:rFonts w:ascii="Times New Roman" w:hAnsi="Times New Roman"/>
          <w:color w:val="000000"/>
          <w:position w:val="-14"/>
          <w:sz w:val="28"/>
        </w:rPr>
        <w:object w:dxaOrig="1060" w:dyaOrig="380" w14:anchorId="2A4F8238">
          <v:shape id="_x0000_i1521" type="#_x0000_t75" style="width:52.5pt;height:19.5pt" o:ole="">
            <v:imagedata r:id="rId927" o:title=""/>
          </v:shape>
          <o:OLEObject Type="Embed" ProgID="Equation.DSMT4" ShapeID="_x0000_i1521" DrawAspect="Content" ObjectID="_1611679047" r:id="rId928"/>
        </w:object>
      </w:r>
      <w:r w:rsidR="00855E62" w:rsidRPr="00B94257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="00174A37">
        <w:rPr>
          <w:rFonts w:ascii="Times New Roman" w:hAnsi="Times New Roman"/>
          <w:color w:val="000000"/>
          <w:sz w:val="28"/>
          <w:lang w:val="en-US"/>
        </w:rPr>
        <w:t>Those</w:t>
      </w:r>
      <w:r w:rsidR="00174A37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results</w:t>
      </w:r>
      <w:r w:rsidR="00174A37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are</w:t>
      </w:r>
      <w:r w:rsidR="00174A37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obtained</w:t>
      </w:r>
      <w:r w:rsidR="00174A37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for</w:t>
      </w:r>
      <w:r w:rsidR="00174A37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irrational</w:t>
      </w:r>
      <w:r w:rsidR="00174A37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C2057">
        <w:rPr>
          <w:rFonts w:ascii="Times New Roman" w:hAnsi="Times New Roman"/>
          <w:color w:val="000000"/>
          <w:sz w:val="28"/>
          <w:lang w:val="en-US"/>
        </w:rPr>
        <w:t>frequency</w:t>
      </w:r>
      <w:r w:rsidR="00174A37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74A37">
        <w:rPr>
          <w:rFonts w:ascii="Times New Roman" w:hAnsi="Times New Roman"/>
          <w:color w:val="000000"/>
          <w:sz w:val="28"/>
          <w:lang w:val="en-US"/>
        </w:rPr>
        <w:t>ratio</w:t>
      </w:r>
      <w:r w:rsidR="00174A37" w:rsidRPr="00B94257">
        <w:rPr>
          <w:rFonts w:ascii="Times New Roman" w:hAnsi="Times New Roman"/>
          <w:color w:val="000000"/>
          <w:sz w:val="28"/>
          <w:lang w:val="en-US"/>
        </w:rPr>
        <w:t>.</w:t>
      </w:r>
      <w:r w:rsidR="00855E62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2643">
        <w:rPr>
          <w:rFonts w:ascii="Times New Roman" w:hAnsi="Times New Roman"/>
          <w:color w:val="000000"/>
          <w:sz w:val="28"/>
          <w:lang w:val="en-US"/>
        </w:rPr>
        <w:t>We</w:t>
      </w:r>
      <w:r w:rsidR="00252643" w:rsidRPr="00252643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2643">
        <w:rPr>
          <w:rFonts w:ascii="Times New Roman" w:hAnsi="Times New Roman"/>
          <w:color w:val="000000"/>
          <w:sz w:val="28"/>
          <w:lang w:val="en-US"/>
        </w:rPr>
        <w:t>note</w:t>
      </w:r>
      <w:r w:rsidR="00252643" w:rsidRPr="00252643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2643">
        <w:rPr>
          <w:rFonts w:ascii="Times New Roman" w:hAnsi="Times New Roman"/>
          <w:color w:val="000000"/>
          <w:sz w:val="28"/>
          <w:lang w:val="en-US"/>
        </w:rPr>
        <w:t>that</w:t>
      </w:r>
      <w:r w:rsidR="00252643" w:rsidRPr="00252643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C2057">
        <w:rPr>
          <w:rFonts w:ascii="Times New Roman" w:hAnsi="Times New Roman"/>
          <w:color w:val="000000"/>
          <w:sz w:val="28"/>
          <w:lang w:val="en-US"/>
        </w:rPr>
        <w:t xml:space="preserve">the </w:t>
      </w:r>
      <w:r w:rsidR="00252643">
        <w:rPr>
          <w:rFonts w:ascii="Times New Roman" w:hAnsi="Times New Roman"/>
          <w:color w:val="000000"/>
          <w:sz w:val="28"/>
          <w:lang w:val="en-US"/>
        </w:rPr>
        <w:t>use</w:t>
      </w:r>
      <w:r w:rsidR="00252643" w:rsidRPr="00252643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2643">
        <w:rPr>
          <w:rFonts w:ascii="Times New Roman" w:hAnsi="Times New Roman"/>
          <w:color w:val="000000"/>
          <w:sz w:val="28"/>
          <w:lang w:val="en-US"/>
        </w:rPr>
        <w:t>of</w:t>
      </w:r>
      <w:r w:rsidR="00252643" w:rsidRPr="00252643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2643">
        <w:rPr>
          <w:rFonts w:ascii="Times New Roman" w:hAnsi="Times New Roman"/>
          <w:color w:val="000000"/>
          <w:sz w:val="28"/>
          <w:lang w:val="en-US"/>
        </w:rPr>
        <w:t>code</w:t>
      </w:r>
      <w:r w:rsidR="00252643" w:rsidRPr="00252643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2643">
        <w:rPr>
          <w:rFonts w:ascii="Times New Roman" w:hAnsi="Times New Roman"/>
          <w:color w:val="000000"/>
          <w:sz w:val="28"/>
          <w:lang w:val="en-US"/>
        </w:rPr>
        <w:t>for</w:t>
      </w:r>
      <w:r w:rsidR="00252643" w:rsidRPr="00252643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2643">
        <w:rPr>
          <w:rFonts w:ascii="Times New Roman" w:hAnsi="Times New Roman"/>
          <w:color w:val="000000"/>
          <w:sz w:val="28"/>
          <w:lang w:val="en-US"/>
        </w:rPr>
        <w:t>rational</w:t>
      </w:r>
      <w:r w:rsidR="00252643" w:rsidRPr="00252643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C2057">
        <w:rPr>
          <w:rFonts w:ascii="Times New Roman" w:hAnsi="Times New Roman"/>
          <w:color w:val="000000"/>
          <w:sz w:val="28"/>
          <w:lang w:val="en-US"/>
        </w:rPr>
        <w:t>frequency</w:t>
      </w:r>
      <w:r w:rsidR="00252643" w:rsidRPr="00252643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AC2057">
        <w:rPr>
          <w:rFonts w:ascii="Times New Roman" w:hAnsi="Times New Roman"/>
          <w:color w:val="000000"/>
          <w:sz w:val="28"/>
          <w:lang w:val="en-US"/>
        </w:rPr>
        <w:t>ratio</w:t>
      </w:r>
      <w:r w:rsidR="00252643" w:rsidRPr="00252643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2643">
        <w:rPr>
          <w:rFonts w:ascii="Times New Roman" w:hAnsi="Times New Roman"/>
          <w:color w:val="000000"/>
          <w:sz w:val="28"/>
          <w:lang w:val="en-US"/>
        </w:rPr>
        <w:t>in</w:t>
      </w:r>
      <w:r w:rsidR="00252643" w:rsidRPr="00252643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2643">
        <w:rPr>
          <w:rFonts w:ascii="Times New Roman" w:hAnsi="Times New Roman"/>
          <w:color w:val="000000"/>
          <w:sz w:val="28"/>
          <w:lang w:val="en-US"/>
        </w:rPr>
        <w:t>this</w:t>
      </w:r>
      <w:r w:rsidR="00252643" w:rsidRPr="00252643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2643">
        <w:rPr>
          <w:rFonts w:ascii="Times New Roman" w:hAnsi="Times New Roman"/>
          <w:color w:val="000000"/>
          <w:sz w:val="28"/>
          <w:lang w:val="en-US"/>
        </w:rPr>
        <w:t>case</w:t>
      </w:r>
      <w:r w:rsidR="00252643" w:rsidRPr="00252643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252643">
        <w:rPr>
          <w:rFonts w:ascii="Times New Roman" w:hAnsi="Times New Roman"/>
          <w:color w:val="000000"/>
          <w:sz w:val="28"/>
          <w:lang w:val="en-US"/>
        </w:rPr>
        <w:t>results into same ionization rate. However</w:t>
      </w:r>
      <w:r w:rsidR="00252643" w:rsidRPr="00CF7011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CF7011">
        <w:rPr>
          <w:rFonts w:ascii="Times New Roman" w:hAnsi="Times New Roman"/>
          <w:color w:val="000000"/>
          <w:sz w:val="28"/>
          <w:lang w:val="en-US"/>
        </w:rPr>
        <w:t>one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can</w:t>
      </w:r>
      <w:r w:rsidR="00AC2057">
        <w:rPr>
          <w:rFonts w:ascii="Times New Roman" w:hAnsi="Times New Roman"/>
          <w:color w:val="000000"/>
          <w:sz w:val="28"/>
          <w:lang w:val="en-US"/>
        </w:rPr>
        <w:t>no</w:t>
      </w:r>
      <w:r w:rsidR="00CF7011">
        <w:rPr>
          <w:rFonts w:ascii="Times New Roman" w:hAnsi="Times New Roman"/>
          <w:color w:val="000000"/>
          <w:sz w:val="28"/>
          <w:lang w:val="en-US"/>
        </w:rPr>
        <w:t>t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distribute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pulse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energy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loss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between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waves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>.</w:t>
      </w:r>
      <w:r w:rsidR="00855E62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Distribution of</w:t>
      </w:r>
      <w:r w:rsidR="00855E62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55E62" w:rsidRPr="002513B7">
        <w:rPr>
          <w:rFonts w:ascii="Times New Roman" w:hAnsi="Times New Roman"/>
          <w:i/>
          <w:color w:val="000000"/>
          <w:sz w:val="28"/>
          <w:lang w:val="en-US"/>
        </w:rPr>
        <w:t>W</w:t>
      </w:r>
      <w:r w:rsidR="00855E62" w:rsidRPr="002513B7">
        <w:rPr>
          <w:rFonts w:ascii="Times New Roman" w:hAnsi="Times New Roman"/>
          <w:i/>
          <w:color w:val="000000"/>
          <w:sz w:val="28"/>
          <w:vertAlign w:val="subscript"/>
          <w:lang w:val="en-US"/>
        </w:rPr>
        <w:t>nm</w:t>
      </w:r>
      <w:r w:rsidR="00855E62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in this case is shown at fig.</w:t>
      </w:r>
      <w:r w:rsidR="00855E62" w:rsidRPr="00CF7011">
        <w:rPr>
          <w:rFonts w:ascii="Times New Roman" w:hAnsi="Times New Roman"/>
          <w:color w:val="000000"/>
          <w:sz w:val="28"/>
          <w:lang w:val="en-US"/>
        </w:rPr>
        <w:t xml:space="preserve"> 4. </w:t>
      </w:r>
      <w:r w:rsidR="00CF7011">
        <w:rPr>
          <w:rFonts w:ascii="Times New Roman" w:hAnsi="Times New Roman"/>
          <w:color w:val="000000"/>
          <w:sz w:val="28"/>
          <w:lang w:val="en-US"/>
        </w:rPr>
        <w:t>For</w:t>
      </w:r>
      <w:r w:rsidR="00855E62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55E62" w:rsidRPr="00874F30">
        <w:rPr>
          <w:rFonts w:ascii="Times New Roman" w:hAnsi="Times New Roman"/>
          <w:color w:val="000000"/>
          <w:position w:val="-12"/>
          <w:sz w:val="28"/>
        </w:rPr>
        <w:object w:dxaOrig="639" w:dyaOrig="360" w14:anchorId="47436EF7">
          <v:shape id="_x0000_i1522" type="#_x0000_t75" style="width:31.5pt;height:18pt" o:ole="">
            <v:imagedata r:id="rId929" o:title=""/>
          </v:shape>
          <o:OLEObject Type="Embed" ProgID="Equation.DSMT4" ShapeID="_x0000_i1522" DrawAspect="Content" ObjectID="_1611679048" r:id="rId930"/>
        </w:object>
      </w:r>
      <w:r w:rsidR="00855E62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value</w:t>
      </w:r>
      <w:r w:rsidR="00855E62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55E62" w:rsidRPr="00874F30">
        <w:rPr>
          <w:rFonts w:ascii="Times New Roman" w:hAnsi="Times New Roman"/>
          <w:color w:val="000000"/>
          <w:position w:val="-12"/>
          <w:sz w:val="28"/>
        </w:rPr>
        <w:object w:dxaOrig="800" w:dyaOrig="360" w14:anchorId="0104E4A8">
          <v:shape id="_x0000_i1523" type="#_x0000_t75" style="width:40.5pt;height:18pt" o:ole="">
            <v:imagedata r:id="rId931" o:title=""/>
          </v:shape>
          <o:OLEObject Type="Embed" ProgID="Equation.DSMT4" ShapeID="_x0000_i1523" DrawAspect="Content" ObjectID="_1611679049" r:id="rId932"/>
        </w:object>
      </w:r>
      <w:r w:rsidR="00855E62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 xml:space="preserve">is only for </w:t>
      </w:r>
      <w:r w:rsidR="00855E62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55E62" w:rsidRPr="00CF7011">
        <w:rPr>
          <w:rFonts w:ascii="Times New Roman" w:hAnsi="Times New Roman"/>
          <w:i/>
          <w:color w:val="000000"/>
          <w:sz w:val="28"/>
          <w:lang w:val="en-US"/>
        </w:rPr>
        <w:t>m</w:t>
      </w:r>
      <w:r w:rsidR="00855E62" w:rsidRPr="00CF7011">
        <w:rPr>
          <w:rFonts w:ascii="Times New Roman" w:hAnsi="Times New Roman"/>
          <w:color w:val="000000"/>
          <w:sz w:val="28"/>
          <w:lang w:val="en-US"/>
        </w:rPr>
        <w:t xml:space="preserve">=0, </w:t>
      </w:r>
      <w:r w:rsidR="00CF7011">
        <w:rPr>
          <w:rFonts w:ascii="Times New Roman" w:hAnsi="Times New Roman"/>
          <w:color w:val="000000"/>
          <w:sz w:val="28"/>
          <w:lang w:val="en-US"/>
        </w:rPr>
        <w:t>and for</w:t>
      </w:r>
      <w:r w:rsidR="00855E62" w:rsidRPr="000144D7">
        <w:rPr>
          <w:rFonts w:ascii="Times New Roman" w:hAnsi="Times New Roman"/>
          <w:position w:val="-12"/>
          <w:sz w:val="28"/>
        </w:rPr>
        <w:object w:dxaOrig="620" w:dyaOrig="360" w14:anchorId="33C4BC3A">
          <v:shape id="_x0000_i1524" type="#_x0000_t75" style="width:31.5pt;height:18pt" o:ole="">
            <v:imagedata r:id="rId933" o:title=""/>
          </v:shape>
          <o:OLEObject Type="Embed" ProgID="Equation.DSMT4" ShapeID="_x0000_i1524" DrawAspect="Content" ObjectID="_1611679050" r:id="rId934"/>
        </w:object>
      </w:r>
      <w:r w:rsidR="00855E62" w:rsidRPr="00CF7011">
        <w:rPr>
          <w:rFonts w:ascii="Times New Roman" w:hAnsi="Times New Roman"/>
          <w:sz w:val="28"/>
          <w:lang w:val="en-US"/>
        </w:rPr>
        <w:t xml:space="preserve"> – </w:t>
      </w:r>
      <w:r w:rsidR="00CF7011">
        <w:rPr>
          <w:rFonts w:ascii="Times New Roman" w:hAnsi="Times New Roman"/>
          <w:sz w:val="28"/>
          <w:lang w:val="en-US"/>
        </w:rPr>
        <w:t>for</w:t>
      </w:r>
      <w:r w:rsidR="00855E62" w:rsidRPr="00CF7011">
        <w:rPr>
          <w:rFonts w:ascii="Times New Roman" w:hAnsi="Times New Roman"/>
          <w:sz w:val="28"/>
          <w:lang w:val="en-US"/>
        </w:rPr>
        <w:t xml:space="preserve"> </w:t>
      </w:r>
      <w:r w:rsidR="00855E62" w:rsidRPr="00CF7011">
        <w:rPr>
          <w:rFonts w:ascii="Times New Roman" w:hAnsi="Times New Roman"/>
          <w:i/>
          <w:sz w:val="28"/>
          <w:lang w:val="en-US"/>
        </w:rPr>
        <w:t>n</w:t>
      </w:r>
      <w:r w:rsidR="00855E62" w:rsidRPr="00CF7011">
        <w:rPr>
          <w:rFonts w:ascii="Times New Roman" w:hAnsi="Times New Roman"/>
          <w:sz w:val="28"/>
          <w:lang w:val="en-US"/>
        </w:rPr>
        <w:t>=0.</w:t>
      </w:r>
    </w:p>
    <w:p w14:paraId="19EC06AE" w14:textId="77777777" w:rsidR="00855E62" w:rsidRPr="00CF7011" w:rsidRDefault="00855E62" w:rsidP="00855E62">
      <w:pPr>
        <w:spacing w:line="240" w:lineRule="auto"/>
        <w:ind w:firstLine="708"/>
        <w:jc w:val="both"/>
        <w:rPr>
          <w:rFonts w:ascii="Times New Roman" w:hAnsi="Times New Roman"/>
          <w:color w:val="000000"/>
          <w:sz w:val="28"/>
          <w:lang w:val="en-US"/>
        </w:rPr>
      </w:pPr>
    </w:p>
    <w:p w14:paraId="0EC8FA3D" w14:textId="77777777" w:rsidR="00855E62" w:rsidRDefault="00855E62" w:rsidP="00855E62">
      <w:pPr>
        <w:spacing w:line="24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noProof/>
          <w:sz w:val="28"/>
          <w:lang w:val="en-US" w:eastAsia="en-US"/>
        </w:rPr>
        <w:lastRenderedPageBreak/>
        <w:drawing>
          <wp:inline distT="0" distB="0" distL="0" distR="0" wp14:anchorId="1D75C395" wp14:editId="49DCE72F">
            <wp:extent cx="6240145" cy="5083810"/>
            <wp:effectExtent l="0" t="0" r="825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/>
                    <pic:cNvPicPr>
                      <a:picLocks noChangeAspect="1" noChangeArrowheads="1"/>
                    </pic:cNvPicPr>
                  </pic:nvPicPr>
                  <pic:blipFill>
                    <a:blip r:embed="rId9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145" cy="508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A30B" w14:textId="77777777" w:rsidR="00855E62" w:rsidRPr="00AC2057" w:rsidRDefault="00AC2057" w:rsidP="00AC2057">
      <w:pPr>
        <w:spacing w:line="240" w:lineRule="auto"/>
        <w:ind w:firstLine="708"/>
        <w:jc w:val="center"/>
        <w:rPr>
          <w:rFonts w:ascii="Times New Roman" w:hAnsi="Times New Roman"/>
          <w:sz w:val="28"/>
          <w:lang w:val="en-US"/>
        </w:rPr>
      </w:pPr>
      <w:r w:rsidRPr="00AC2057">
        <w:rPr>
          <w:rFonts w:ascii="Times New Roman" w:hAnsi="Times New Roman"/>
          <w:sz w:val="28"/>
          <w:lang w:val="en-US"/>
        </w:rPr>
        <w:t>Fig.</w:t>
      </w:r>
      <w:r w:rsidR="00855E62" w:rsidRPr="00AC2057">
        <w:rPr>
          <w:rFonts w:ascii="Times New Roman" w:hAnsi="Times New Roman"/>
          <w:sz w:val="28"/>
          <w:lang w:val="en-US"/>
        </w:rPr>
        <w:t xml:space="preserve"> 4 </w:t>
      </w:r>
      <w:r w:rsidR="00855E62" w:rsidRPr="00EE6D60">
        <w:rPr>
          <w:rFonts w:ascii="Times New Roman" w:hAnsi="Times New Roman"/>
          <w:position w:val="-12"/>
          <w:sz w:val="28"/>
        </w:rPr>
        <w:object w:dxaOrig="420" w:dyaOrig="360" w14:anchorId="3A9DD32C">
          <v:shape id="_x0000_i1525" type="#_x0000_t75" style="width:21pt;height:18pt" o:ole="">
            <v:imagedata r:id="rId936" o:title=""/>
          </v:shape>
          <o:OLEObject Type="Embed" ProgID="Equation.DSMT4" ShapeID="_x0000_i1525" DrawAspect="Content" ObjectID="_1611679051" r:id="rId937"/>
        </w:object>
      </w:r>
      <w:r w:rsidRPr="00AC2057">
        <w:rPr>
          <w:rFonts w:ascii="Times New Roman" w:hAnsi="Times New Roman"/>
          <w:sz w:val="28"/>
          <w:lang w:val="en-US"/>
        </w:rPr>
        <w:t xml:space="preserve"> distribution</w:t>
      </w:r>
      <w:r w:rsidR="00855E62" w:rsidRPr="00AC2057">
        <w:rPr>
          <w:rFonts w:ascii="Times New Roman" w:hAnsi="Times New Roman"/>
          <w:sz w:val="28"/>
          <w:lang w:val="en-US"/>
        </w:rPr>
        <w:t xml:space="preserve">. </w:t>
      </w:r>
      <w:r>
        <w:rPr>
          <w:rFonts w:ascii="Times New Roman" w:hAnsi="Times New Roman"/>
          <w:sz w:val="28"/>
          <w:lang w:val="en-US"/>
        </w:rPr>
        <w:t>Pulse parameters are listed in chapter 7.</w:t>
      </w:r>
      <w:r w:rsidRPr="00AC2057">
        <w:rPr>
          <w:rFonts w:ascii="Times New Roman" w:hAnsi="Times New Roman"/>
          <w:sz w:val="28"/>
          <w:lang w:val="en-US"/>
        </w:rPr>
        <w:t xml:space="preserve"> </w:t>
      </w:r>
    </w:p>
    <w:p w14:paraId="315FAF45" w14:textId="77777777" w:rsidR="00855E62" w:rsidRPr="00B94257" w:rsidRDefault="00855E62" w:rsidP="00855E62">
      <w:pPr>
        <w:spacing w:line="240" w:lineRule="auto"/>
        <w:jc w:val="center"/>
        <w:rPr>
          <w:rFonts w:ascii="Times New Roman" w:hAnsi="Times New Roman"/>
          <w:b/>
          <w:color w:val="000000"/>
          <w:sz w:val="28"/>
          <w:lang w:val="en-US"/>
        </w:rPr>
      </w:pPr>
      <w:r w:rsidRPr="00B94257">
        <w:rPr>
          <w:rFonts w:ascii="Times New Roman" w:hAnsi="Times New Roman"/>
          <w:b/>
          <w:color w:val="000000"/>
          <w:sz w:val="28"/>
          <w:lang w:val="en-US"/>
        </w:rPr>
        <w:t xml:space="preserve">8. </w:t>
      </w:r>
      <w:r w:rsidR="00CF7011">
        <w:rPr>
          <w:rFonts w:ascii="Times New Roman" w:hAnsi="Times New Roman"/>
          <w:b/>
          <w:color w:val="000000"/>
          <w:sz w:val="28"/>
          <w:lang w:val="en-US"/>
        </w:rPr>
        <w:t>Model</w:t>
      </w:r>
      <w:r w:rsidR="00CF7011" w:rsidRPr="00B94257">
        <w:rPr>
          <w:rFonts w:ascii="Times New Roman" w:hAnsi="Times New Roman"/>
          <w:b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b/>
          <w:color w:val="000000"/>
          <w:sz w:val="28"/>
          <w:lang w:val="en-US"/>
        </w:rPr>
        <w:t>disadvantages</w:t>
      </w:r>
    </w:p>
    <w:p w14:paraId="3ED3AE7A" w14:textId="77777777" w:rsidR="00855E62" w:rsidRPr="00CF7011" w:rsidRDefault="00855E62" w:rsidP="00855E62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B94257">
        <w:rPr>
          <w:rFonts w:ascii="Times New Roman" w:hAnsi="Times New Roman"/>
          <w:color w:val="000000"/>
          <w:sz w:val="28"/>
          <w:lang w:val="en-US"/>
        </w:rPr>
        <w:tab/>
      </w:r>
      <w:r w:rsidR="00CF7011">
        <w:rPr>
          <w:rFonts w:ascii="Times New Roman" w:hAnsi="Times New Roman"/>
          <w:color w:val="000000"/>
          <w:sz w:val="28"/>
          <w:lang w:val="en-US"/>
        </w:rPr>
        <w:t>The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Keldysh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model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of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photoionization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and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its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generalization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CF7011">
        <w:rPr>
          <w:rFonts w:ascii="Times New Roman" w:hAnsi="Times New Roman"/>
          <w:color w:val="000000"/>
          <w:sz w:val="28"/>
          <w:lang w:val="en-US"/>
        </w:rPr>
        <w:t>developed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in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current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work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has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following</w:t>
      </w:r>
      <w:r w:rsidR="00CF7011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CF7011">
        <w:rPr>
          <w:rFonts w:ascii="Times New Roman" w:hAnsi="Times New Roman"/>
          <w:color w:val="000000"/>
          <w:sz w:val="28"/>
          <w:lang w:val="en-US"/>
        </w:rPr>
        <w:t>disadvantages</w:t>
      </w:r>
      <w:r w:rsidRPr="00CF7011">
        <w:rPr>
          <w:rFonts w:ascii="Times New Roman" w:hAnsi="Times New Roman"/>
          <w:color w:val="000000"/>
          <w:sz w:val="28"/>
          <w:lang w:val="en-US"/>
        </w:rPr>
        <w:t>:</w:t>
      </w:r>
    </w:p>
    <w:p w14:paraId="59D951F0" w14:textId="77777777" w:rsidR="00855E62" w:rsidRPr="00E30EFC" w:rsidRDefault="00CF7011" w:rsidP="00855E62">
      <w:pPr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Free</w:t>
      </w:r>
      <w:r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electron</w:t>
      </w:r>
      <w:r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for</w:t>
      </w:r>
      <w:r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a</w:t>
      </w:r>
      <w:r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long</w:t>
      </w:r>
      <w:r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period</w:t>
      </w:r>
      <w:r w:rsidRPr="00CF7011">
        <w:rPr>
          <w:rFonts w:ascii="Times New Roman" w:hAnsi="Times New Roman"/>
          <w:color w:val="000000"/>
          <w:sz w:val="28"/>
          <w:lang w:val="en-US"/>
        </w:rPr>
        <w:t xml:space="preserve"> (</w:t>
      </w:r>
      <w:r>
        <w:rPr>
          <w:rFonts w:ascii="Times New Roman" w:hAnsi="Times New Roman"/>
          <w:color w:val="000000"/>
          <w:sz w:val="28"/>
          <w:lang w:val="en-US"/>
        </w:rPr>
        <w:t>compared</w:t>
      </w:r>
      <w:r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to</w:t>
      </w:r>
      <w:r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a</w:t>
      </w:r>
      <w:r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wave</w:t>
      </w:r>
      <w:r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period</w:t>
      </w:r>
      <w:r w:rsidRPr="00CF7011">
        <w:rPr>
          <w:rFonts w:ascii="Times New Roman" w:hAnsi="Times New Roman"/>
          <w:color w:val="000000"/>
          <w:sz w:val="28"/>
          <w:lang w:val="en-US"/>
        </w:rPr>
        <w:t xml:space="preserve">) </w:t>
      </w:r>
      <w:r>
        <w:rPr>
          <w:rFonts w:ascii="Times New Roman" w:hAnsi="Times New Roman"/>
          <w:color w:val="000000"/>
          <w:sz w:val="28"/>
          <w:lang w:val="en-US"/>
        </w:rPr>
        <w:t>is</w:t>
      </w:r>
      <w:r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considered</w:t>
      </w:r>
      <w:r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as unaffected except of by mentioned wave.</w:t>
      </w:r>
      <w:r w:rsidR="00855E62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This is not valid in case of fused silica.</w:t>
      </w:r>
      <w:r w:rsidR="00855E62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30EFC">
        <w:rPr>
          <w:rFonts w:ascii="Times New Roman" w:hAnsi="Times New Roman"/>
          <w:color w:val="000000"/>
          <w:sz w:val="28"/>
          <w:lang w:val="en-US"/>
        </w:rPr>
        <w:t>Collision frequency is comparable to wave period.</w:t>
      </w:r>
      <w:r w:rsidR="00855E62" w:rsidRPr="00CF701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30EFC">
        <w:rPr>
          <w:rFonts w:ascii="Times New Roman" w:hAnsi="Times New Roman"/>
          <w:color w:val="000000"/>
          <w:sz w:val="28"/>
          <w:lang w:val="en-US"/>
        </w:rPr>
        <w:t>However, for big amount of collisions</w:t>
      </w:r>
      <w:r w:rsidR="00AC2057">
        <w:rPr>
          <w:rFonts w:ascii="Times New Roman" w:hAnsi="Times New Roman"/>
          <w:color w:val="000000"/>
          <w:sz w:val="28"/>
          <w:lang w:val="en-US"/>
        </w:rPr>
        <w:t>,</w:t>
      </w:r>
      <w:r w:rsidR="00E30EFC">
        <w:rPr>
          <w:rFonts w:ascii="Times New Roman" w:hAnsi="Times New Roman"/>
          <w:color w:val="000000"/>
          <w:sz w:val="28"/>
          <w:lang w:val="en-US"/>
        </w:rPr>
        <w:t xml:space="preserve"> impact ionization starts to play </w:t>
      </w:r>
      <w:r w:rsidR="00AC2057">
        <w:rPr>
          <w:rFonts w:ascii="Times New Roman" w:hAnsi="Times New Roman"/>
          <w:color w:val="000000"/>
          <w:sz w:val="28"/>
          <w:lang w:val="en-US"/>
        </w:rPr>
        <w:t xml:space="preserve">a </w:t>
      </w:r>
      <w:r w:rsidR="00E30EFC">
        <w:rPr>
          <w:rFonts w:ascii="Times New Roman" w:hAnsi="Times New Roman"/>
          <w:color w:val="000000"/>
          <w:sz w:val="28"/>
          <w:lang w:val="en-US"/>
        </w:rPr>
        <w:t>significant role</w:t>
      </w:r>
      <w:r w:rsidR="0093705C">
        <w:rPr>
          <w:rFonts w:ascii="Times New Roman" w:hAnsi="Times New Roman"/>
          <w:color w:val="000000"/>
          <w:sz w:val="28"/>
          <w:lang w:val="en-US"/>
        </w:rPr>
        <w:t xml:space="preserve"> and photoionization is not significant.</w:t>
      </w:r>
    </w:p>
    <w:p w14:paraId="0129594E" w14:textId="77777777" w:rsidR="00855E62" w:rsidRPr="00855E62" w:rsidRDefault="00001F4E" w:rsidP="00855E62">
      <w:pPr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/>
          <w:color w:val="000000"/>
          <w:sz w:val="28"/>
          <w:lang w:val="ru-RU"/>
        </w:rPr>
      </w:pPr>
      <w:r>
        <w:rPr>
          <w:rFonts w:ascii="Times New Roman" w:hAnsi="Times New Roman"/>
          <w:color w:val="000000"/>
          <w:sz w:val="28"/>
          <w:lang w:val="en-US"/>
        </w:rPr>
        <w:t xml:space="preserve">Time for amplitude change must be much higher than </w:t>
      </w:r>
      <w:r w:rsidR="00AC2057">
        <w:rPr>
          <w:rFonts w:ascii="Times New Roman" w:hAnsi="Times New Roman"/>
          <w:color w:val="000000"/>
          <w:sz w:val="28"/>
          <w:lang w:val="en-US"/>
        </w:rPr>
        <w:t>wave period. For pulse length around</w:t>
      </w:r>
      <w:r>
        <w:rPr>
          <w:rFonts w:ascii="Times New Roman" w:hAnsi="Times New Roman"/>
          <w:color w:val="000000"/>
          <w:sz w:val="28"/>
          <w:lang w:val="en-US"/>
        </w:rPr>
        <w:t xml:space="preserve"> tens of femtosecond</w:t>
      </w:r>
      <w:r w:rsidR="00AC2057">
        <w:rPr>
          <w:rFonts w:ascii="Times New Roman" w:hAnsi="Times New Roman"/>
          <w:color w:val="000000"/>
          <w:sz w:val="28"/>
          <w:lang w:val="en-US"/>
        </w:rPr>
        <w:t>s,</w:t>
      </w:r>
      <w:r>
        <w:rPr>
          <w:rFonts w:ascii="Times New Roman" w:hAnsi="Times New Roman"/>
          <w:color w:val="000000"/>
          <w:sz w:val="28"/>
          <w:lang w:val="en-US"/>
        </w:rPr>
        <w:t xml:space="preserve"> amplitude change in a given position</w:t>
      </w:r>
      <w:r w:rsidR="00855E62" w:rsidRPr="00001F4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can happen much faster</w:t>
      </w:r>
      <w:r w:rsidR="00855E62" w:rsidRPr="00001F4E">
        <w:rPr>
          <w:rFonts w:ascii="Times New Roman" w:hAnsi="Times New Roman"/>
          <w:color w:val="000000"/>
          <w:sz w:val="28"/>
          <w:lang w:val="en-US"/>
        </w:rPr>
        <w:t xml:space="preserve"> (&lt;10 </w:t>
      </w:r>
      <w:r w:rsidRPr="00001F4E">
        <w:rPr>
          <w:rFonts w:ascii="Times New Roman" w:hAnsi="Times New Roman"/>
          <w:color w:val="000000"/>
          <w:sz w:val="28"/>
          <w:lang w:val="en-US"/>
        </w:rPr>
        <w:t>fs</w:t>
      </w:r>
      <w:r w:rsidR="00855E62" w:rsidRPr="00001F4E">
        <w:rPr>
          <w:rFonts w:ascii="Times New Roman" w:hAnsi="Times New Roman"/>
          <w:color w:val="000000"/>
          <w:sz w:val="28"/>
          <w:lang w:val="en-US"/>
        </w:rPr>
        <w:t xml:space="preserve">) </w:t>
      </w:r>
      <w:r>
        <w:rPr>
          <w:rFonts w:ascii="Times New Roman" w:hAnsi="Times New Roman"/>
          <w:color w:val="000000"/>
          <w:sz w:val="28"/>
          <w:lang w:val="en-US"/>
        </w:rPr>
        <w:t>thanks to fast change of plasma density.</w:t>
      </w:r>
      <w:r w:rsidR="00855E62" w:rsidRPr="00AC2057">
        <w:rPr>
          <w:rFonts w:ascii="Times New Roman" w:hAnsi="Times New Roman"/>
          <w:color w:val="FF0000"/>
          <w:sz w:val="28"/>
          <w:lang w:val="en-US"/>
        </w:rPr>
        <w:t xml:space="preserve"> </w:t>
      </w:r>
      <w:r w:rsidR="00AC2057" w:rsidRPr="00AC2057">
        <w:rPr>
          <w:rFonts w:ascii="Times New Roman" w:hAnsi="Times New Roman"/>
          <w:color w:val="FF0000"/>
          <w:sz w:val="28"/>
          <w:lang w:val="en-US"/>
        </w:rPr>
        <w:t>Thus</w:t>
      </w:r>
      <w:r w:rsidR="00AC2057" w:rsidRPr="00AC2057">
        <w:rPr>
          <w:rFonts w:ascii="Times New Roman" w:hAnsi="Times New Roman"/>
          <w:color w:val="FF0000"/>
          <w:sz w:val="28"/>
          <w:lang w:val="ru-RU"/>
        </w:rPr>
        <w:t xml:space="preserve">, </w:t>
      </w:r>
      <w:r w:rsidR="00AC2057" w:rsidRPr="00AC2057">
        <w:rPr>
          <w:rFonts w:ascii="Times New Roman" w:hAnsi="Times New Roman"/>
          <w:color w:val="FF0000"/>
          <w:sz w:val="28"/>
          <w:lang w:val="en-US"/>
        </w:rPr>
        <w:t>wave</w:t>
      </w:r>
      <w:r w:rsidR="00AC2057" w:rsidRPr="00AC2057">
        <w:rPr>
          <w:rFonts w:ascii="Times New Roman" w:hAnsi="Times New Roman"/>
          <w:color w:val="FF0000"/>
          <w:sz w:val="28"/>
          <w:lang w:val="ru-RU"/>
        </w:rPr>
        <w:t xml:space="preserve"> </w:t>
      </w:r>
      <w:r w:rsidR="00AC2057" w:rsidRPr="00AC2057">
        <w:rPr>
          <w:rFonts w:ascii="Times New Roman" w:hAnsi="Times New Roman"/>
          <w:color w:val="FF0000"/>
          <w:sz w:val="28"/>
          <w:lang w:val="en-US"/>
        </w:rPr>
        <w:t>period</w:t>
      </w:r>
      <w:r w:rsidR="00AC2057" w:rsidRPr="00AC2057">
        <w:rPr>
          <w:rFonts w:ascii="Times New Roman" w:hAnsi="Times New Roman"/>
          <w:color w:val="FF0000"/>
          <w:sz w:val="28"/>
          <w:lang w:val="ru-RU"/>
        </w:rPr>
        <w:t xml:space="preserve"> </w:t>
      </w:r>
      <w:r w:rsidR="00AC2057" w:rsidRPr="00AC2057">
        <w:rPr>
          <w:rFonts w:ascii="Times New Roman" w:hAnsi="Times New Roman"/>
          <w:color w:val="FF0000"/>
          <w:sz w:val="28"/>
          <w:lang w:val="en-US"/>
        </w:rPr>
        <w:t>value</w:t>
      </w:r>
      <w:r w:rsidR="00AC2057" w:rsidRPr="00AC2057">
        <w:rPr>
          <w:rFonts w:ascii="Times New Roman" w:hAnsi="Times New Roman"/>
          <w:color w:val="FF0000"/>
          <w:sz w:val="28"/>
          <w:lang w:val="ru-RU"/>
        </w:rPr>
        <w:t xml:space="preserve"> </w:t>
      </w:r>
      <w:r w:rsidR="00AC2057" w:rsidRPr="00AC2057">
        <w:rPr>
          <w:rFonts w:ascii="Times New Roman" w:hAnsi="Times New Roman"/>
          <w:color w:val="FF0000"/>
          <w:sz w:val="28"/>
          <w:lang w:val="en-US"/>
        </w:rPr>
        <w:t>is</w:t>
      </w:r>
      <w:r w:rsidR="00AC2057" w:rsidRPr="00AC2057">
        <w:rPr>
          <w:rFonts w:ascii="Times New Roman" w:hAnsi="Times New Roman"/>
          <w:color w:val="FF0000"/>
          <w:sz w:val="28"/>
          <w:lang w:val="ru-RU"/>
        </w:rPr>
        <w:t xml:space="preserve"> </w:t>
      </w:r>
      <w:r w:rsidR="00AC2057" w:rsidRPr="00AC2057">
        <w:rPr>
          <w:rFonts w:ascii="Times New Roman" w:hAnsi="Times New Roman"/>
          <w:color w:val="FF0000"/>
          <w:sz w:val="28"/>
          <w:lang w:val="en-US"/>
        </w:rPr>
        <w:t>lying</w:t>
      </w:r>
      <w:r w:rsidR="00AC2057" w:rsidRPr="00AC2057">
        <w:rPr>
          <w:rFonts w:ascii="Times New Roman" w:hAnsi="Times New Roman"/>
          <w:color w:val="FF0000"/>
          <w:sz w:val="28"/>
          <w:lang w:val="ru-RU"/>
        </w:rPr>
        <w:t xml:space="preserve"> </w:t>
      </w:r>
      <w:r w:rsidR="00AC2057" w:rsidRPr="00AC2057">
        <w:rPr>
          <w:rFonts w:ascii="Times New Roman" w:hAnsi="Times New Roman"/>
          <w:color w:val="FF0000"/>
          <w:sz w:val="28"/>
          <w:lang w:val="en-US"/>
        </w:rPr>
        <w:t>in</w:t>
      </w:r>
      <w:r w:rsidR="00AC2057" w:rsidRPr="00AC2057">
        <w:rPr>
          <w:rFonts w:ascii="Times New Roman" w:hAnsi="Times New Roman"/>
          <w:color w:val="FF0000"/>
          <w:sz w:val="28"/>
          <w:lang w:val="ru-RU"/>
        </w:rPr>
        <w:t xml:space="preserve"> </w:t>
      </w:r>
      <w:r w:rsidR="00AC2057" w:rsidRPr="00AC2057">
        <w:rPr>
          <w:rFonts w:ascii="Times New Roman" w:hAnsi="Times New Roman"/>
          <w:color w:val="FF0000"/>
          <w:sz w:val="28"/>
          <w:lang w:val="en-US"/>
        </w:rPr>
        <w:t>short</w:t>
      </w:r>
      <w:r w:rsidR="00AC2057" w:rsidRPr="00AC2057">
        <w:rPr>
          <w:rFonts w:ascii="Times New Roman" w:hAnsi="Times New Roman"/>
          <w:color w:val="FF0000"/>
          <w:sz w:val="28"/>
          <w:lang w:val="ru-RU"/>
        </w:rPr>
        <w:t xml:space="preserve"> </w:t>
      </w:r>
      <w:r w:rsidR="00AC2057" w:rsidRPr="00AC2057">
        <w:rPr>
          <w:rFonts w:ascii="Times New Roman" w:hAnsi="Times New Roman"/>
          <w:color w:val="FF0000"/>
          <w:sz w:val="28"/>
          <w:lang w:val="en-US"/>
        </w:rPr>
        <w:t>range</w:t>
      </w:r>
      <w:r w:rsidR="00AC2057" w:rsidRPr="00AC2057">
        <w:rPr>
          <w:rFonts w:ascii="Times New Roman" w:hAnsi="Times New Roman"/>
          <w:color w:val="FF0000"/>
          <w:sz w:val="28"/>
          <w:lang w:val="ru-RU"/>
        </w:rPr>
        <w:t>.</w:t>
      </w:r>
    </w:p>
    <w:p w14:paraId="2A53B524" w14:textId="77777777" w:rsidR="00855E62" w:rsidRPr="00380C0E" w:rsidRDefault="00380C0E" w:rsidP="00855E62">
      <w:pPr>
        <w:numPr>
          <w:ilvl w:val="0"/>
          <w:numId w:val="2"/>
        </w:numPr>
        <w:spacing w:after="200"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Dependence</w:t>
      </w:r>
      <w:r w:rsidRPr="00380C0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of</w:t>
      </w:r>
      <w:r w:rsidRPr="00380C0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conducting</w:t>
      </w:r>
      <w:r w:rsidRPr="00380C0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electron</w:t>
      </w:r>
      <w:r w:rsidRPr="00380C0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impulse</w:t>
      </w:r>
      <w:r w:rsidRPr="00380C0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on</w:t>
      </w:r>
      <w:r w:rsidRPr="00380C0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its</w:t>
      </w:r>
      <w:r w:rsidRPr="00380C0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energy</w:t>
      </w:r>
      <w:r w:rsidRPr="00380C0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can</w:t>
      </w:r>
      <w:r w:rsidRPr="00380C0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differ</w:t>
      </w:r>
      <w:r w:rsidRPr="00380C0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from</w:t>
      </w:r>
      <w:r w:rsidRPr="00380C0E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53EB">
        <w:rPr>
          <w:rFonts w:ascii="Times New Roman" w:hAnsi="Times New Roman"/>
          <w:color w:val="000000"/>
          <w:sz w:val="28"/>
          <w:lang w:val="en-US"/>
        </w:rPr>
        <w:t>proposal</w:t>
      </w:r>
      <w:r w:rsidRPr="00380C0E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in</w:t>
      </w:r>
      <w:r w:rsidRPr="00380C0E">
        <w:rPr>
          <w:rFonts w:ascii="Times New Roman" w:hAnsi="Times New Roman"/>
          <w:color w:val="000000"/>
          <w:sz w:val="28"/>
          <w:lang w:val="en-US"/>
        </w:rPr>
        <w:t xml:space="preserve"> [1].</w:t>
      </w:r>
      <w:r>
        <w:rPr>
          <w:rFonts w:ascii="Times New Roman" w:hAnsi="Times New Roman"/>
          <w:color w:val="000000"/>
          <w:sz w:val="28"/>
          <w:lang w:val="en-US"/>
        </w:rPr>
        <w:t xml:space="preserve"> This can significantly affect the result.</w:t>
      </w:r>
      <w:r w:rsidR="00855E62" w:rsidRPr="00380C0E">
        <w:rPr>
          <w:rFonts w:ascii="Times New Roman" w:hAnsi="Times New Roman"/>
          <w:color w:val="000000"/>
          <w:sz w:val="28"/>
          <w:lang w:val="en-US"/>
        </w:rPr>
        <w:t xml:space="preserve"> [Gruzdev].</w:t>
      </w:r>
    </w:p>
    <w:p w14:paraId="6858FB92" w14:textId="77777777" w:rsidR="00855E62" w:rsidRPr="00B94257" w:rsidRDefault="00EA729C" w:rsidP="00855E62">
      <w:pPr>
        <w:spacing w:line="240" w:lineRule="auto"/>
        <w:ind w:firstLine="360"/>
        <w:jc w:val="both"/>
        <w:rPr>
          <w:rFonts w:ascii="Times New Roman" w:hAnsi="Times New Roman"/>
          <w:color w:val="000000"/>
          <w:sz w:val="28"/>
          <w:lang w:val="en-US"/>
        </w:rPr>
      </w:pPr>
      <w:r w:rsidRPr="00CA673A">
        <w:rPr>
          <w:rFonts w:ascii="Times New Roman" w:hAnsi="Times New Roman"/>
          <w:color w:val="000000" w:themeColor="text1"/>
          <w:sz w:val="28"/>
          <w:lang w:val="en-US"/>
        </w:rPr>
        <w:lastRenderedPageBreak/>
        <w:t>To some extent, those disadvantages can be leveled by the fact that in many practically important cases photoionization acts as fuse</w:t>
      </w:r>
      <w:r w:rsidRPr="00B94257">
        <w:rPr>
          <w:rFonts w:ascii="Times New Roman" w:hAnsi="Times New Roman"/>
          <w:color w:val="000000"/>
          <w:sz w:val="28"/>
          <w:lang w:val="en-US"/>
        </w:rPr>
        <w:t xml:space="preserve">. </w:t>
      </w:r>
      <w:r>
        <w:rPr>
          <w:rFonts w:ascii="Times New Roman" w:hAnsi="Times New Roman"/>
          <w:color w:val="000000"/>
          <w:sz w:val="28"/>
          <w:lang w:val="en-US"/>
        </w:rPr>
        <w:t>Most</w:t>
      </w:r>
      <w:r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of</w:t>
      </w:r>
      <w:r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conducting</w:t>
      </w:r>
      <w:r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electrons</w:t>
      </w:r>
      <w:r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53EB">
        <w:rPr>
          <w:rFonts w:ascii="Times New Roman" w:hAnsi="Times New Roman"/>
          <w:color w:val="000000"/>
          <w:sz w:val="28"/>
          <w:lang w:val="en-US"/>
        </w:rPr>
        <w:t>are</w:t>
      </w:r>
      <w:r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D31F1">
        <w:rPr>
          <w:rFonts w:ascii="Times New Roman" w:hAnsi="Times New Roman"/>
          <w:color w:val="000000"/>
          <w:sz w:val="28"/>
          <w:lang w:val="en-US"/>
        </w:rPr>
        <w:t>produced</w:t>
      </w:r>
      <w:r w:rsidR="006D31F1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D31F1">
        <w:rPr>
          <w:rFonts w:ascii="Times New Roman" w:hAnsi="Times New Roman"/>
          <w:color w:val="000000"/>
          <w:sz w:val="28"/>
          <w:lang w:val="en-US"/>
        </w:rPr>
        <w:t>after</w:t>
      </w:r>
      <w:r w:rsidR="006D31F1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D31F1">
        <w:rPr>
          <w:rFonts w:ascii="Times New Roman" w:hAnsi="Times New Roman"/>
          <w:color w:val="000000"/>
          <w:sz w:val="28"/>
          <w:lang w:val="en-US"/>
        </w:rPr>
        <w:t>impact</w:t>
      </w:r>
      <w:r w:rsidR="006D31F1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6D31F1">
        <w:rPr>
          <w:rFonts w:ascii="Times New Roman" w:hAnsi="Times New Roman"/>
          <w:color w:val="000000"/>
          <w:sz w:val="28"/>
          <w:lang w:val="en-US"/>
        </w:rPr>
        <w:t>ionization</w:t>
      </w:r>
      <w:r w:rsidR="006D31F1" w:rsidRPr="00B94257">
        <w:rPr>
          <w:rFonts w:ascii="Times New Roman" w:hAnsi="Times New Roman"/>
          <w:color w:val="000000"/>
          <w:sz w:val="28"/>
          <w:lang w:val="en-US"/>
        </w:rPr>
        <w:t>.</w:t>
      </w:r>
      <w:r w:rsidR="00855E62" w:rsidRPr="00B9425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We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note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that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while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describing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impact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ionization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many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problems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arise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>.</w:t>
      </w:r>
      <w:r w:rsidR="00855E62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Thus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8945DB">
        <w:rPr>
          <w:rFonts w:ascii="Times New Roman" w:hAnsi="Times New Roman"/>
          <w:color w:val="000000"/>
          <w:sz w:val="28"/>
          <w:lang w:val="en-US"/>
        </w:rPr>
        <w:t>the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model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developed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in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current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work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and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original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model</w:t>
      </w:r>
      <w:r w:rsidR="008945DB" w:rsidRPr="008945D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8945DB">
        <w:rPr>
          <w:rFonts w:ascii="Times New Roman" w:hAnsi="Times New Roman"/>
          <w:color w:val="000000"/>
          <w:sz w:val="28"/>
          <w:lang w:val="en-US"/>
        </w:rPr>
        <w:t>in [1] must be considered as semi phenomenological model and included coefficients as parameters which must be determined after comparison to an experiment.</w:t>
      </w:r>
    </w:p>
    <w:p w14:paraId="38B7FF0C" w14:textId="77777777" w:rsidR="00855E62" w:rsidRPr="00B94257" w:rsidRDefault="00855E62" w:rsidP="0051415C">
      <w:pPr>
        <w:ind w:firstLine="708"/>
        <w:jc w:val="both"/>
        <w:rPr>
          <w:rFonts w:ascii="Times New Roman" w:hAnsi="Times New Roman"/>
          <w:sz w:val="28"/>
          <w:lang w:val="en-US"/>
        </w:rPr>
      </w:pPr>
    </w:p>
    <w:p w14:paraId="05C039D8" w14:textId="77777777" w:rsidR="004E0CD0" w:rsidRPr="00B94257" w:rsidRDefault="004E0CD0" w:rsidP="004E0CD0">
      <w:pPr>
        <w:spacing w:line="240" w:lineRule="auto"/>
        <w:jc w:val="center"/>
        <w:rPr>
          <w:rFonts w:ascii="Times New Roman" w:hAnsi="Times New Roman"/>
          <w:b/>
          <w:color w:val="000000"/>
          <w:sz w:val="28"/>
          <w:lang w:val="en-US"/>
        </w:rPr>
      </w:pPr>
      <w:r w:rsidRPr="00B94257">
        <w:rPr>
          <w:rFonts w:ascii="Times New Roman" w:hAnsi="Times New Roman"/>
          <w:b/>
          <w:color w:val="000000"/>
          <w:sz w:val="28"/>
          <w:lang w:val="en-US"/>
        </w:rPr>
        <w:t xml:space="preserve">9. </w:t>
      </w:r>
      <w:r>
        <w:rPr>
          <w:rFonts w:ascii="Times New Roman" w:hAnsi="Times New Roman"/>
          <w:b/>
          <w:color w:val="000000"/>
          <w:sz w:val="28"/>
          <w:lang w:val="en-US"/>
        </w:rPr>
        <w:t>Conclusion</w:t>
      </w:r>
    </w:p>
    <w:p w14:paraId="3A77B5B6" w14:textId="77777777" w:rsidR="004E0CD0" w:rsidRPr="00B94257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B94257">
        <w:rPr>
          <w:rFonts w:ascii="Times New Roman" w:hAnsi="Times New Roman"/>
          <w:color w:val="000000"/>
          <w:sz w:val="28"/>
          <w:lang w:val="en-US"/>
        </w:rPr>
        <w:tab/>
      </w:r>
      <w:r>
        <w:rPr>
          <w:rFonts w:ascii="Times New Roman" w:hAnsi="Times New Roman"/>
          <w:color w:val="000000"/>
          <w:sz w:val="28"/>
          <w:lang w:val="en-US"/>
        </w:rPr>
        <w:t>The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Keldysh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theory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for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photoionization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9753EB">
        <w:rPr>
          <w:rFonts w:ascii="Times New Roman" w:hAnsi="Times New Roman"/>
          <w:color w:val="000000"/>
          <w:sz w:val="28"/>
          <w:lang w:val="en-US"/>
        </w:rPr>
        <w:t>in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a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solid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body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 (</w:t>
      </w:r>
      <w:r>
        <w:rPr>
          <w:rFonts w:ascii="Times New Roman" w:hAnsi="Times New Roman"/>
          <w:color w:val="000000"/>
          <w:sz w:val="28"/>
          <w:lang w:val="en-US"/>
        </w:rPr>
        <w:t>dielectric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380C0E">
        <w:rPr>
          <w:rFonts w:ascii="Times New Roman" w:hAnsi="Times New Roman"/>
          <w:color w:val="000000"/>
          <w:sz w:val="28"/>
          <w:lang w:val="en-US"/>
        </w:rPr>
        <w:t>semiconductor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) </w:t>
      </w:r>
      <w:r>
        <w:rPr>
          <w:rFonts w:ascii="Times New Roman" w:hAnsi="Times New Roman"/>
          <w:color w:val="000000"/>
          <w:sz w:val="28"/>
          <w:lang w:val="en-US"/>
        </w:rPr>
        <w:t>is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generalized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 xml:space="preserve">for a </w:t>
      </w:r>
      <w:r w:rsidR="00F56F1C">
        <w:rPr>
          <w:rFonts w:ascii="Times New Roman" w:hAnsi="Times New Roman"/>
          <w:color w:val="000000"/>
          <w:sz w:val="28"/>
          <w:lang w:val="en-US"/>
        </w:rPr>
        <w:t>two-color</w:t>
      </w:r>
      <w:r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F56F1C">
        <w:rPr>
          <w:rFonts w:ascii="Times New Roman" w:hAnsi="Times New Roman"/>
          <w:color w:val="000000"/>
          <w:sz w:val="28"/>
          <w:lang w:val="en-US"/>
        </w:rPr>
        <w:t xml:space="preserve">laser </w:t>
      </w:r>
      <w:r>
        <w:rPr>
          <w:rFonts w:ascii="Times New Roman" w:hAnsi="Times New Roman"/>
          <w:color w:val="000000"/>
          <w:sz w:val="28"/>
          <w:lang w:val="en-US"/>
        </w:rPr>
        <w:t>pulse in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current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work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. </w:t>
      </w:r>
      <w:r>
        <w:rPr>
          <w:rFonts w:ascii="Times New Roman" w:hAnsi="Times New Roman"/>
          <w:color w:val="000000"/>
          <w:sz w:val="28"/>
          <w:lang w:val="en-US"/>
        </w:rPr>
        <w:t xml:space="preserve">Many interesting and important results are obtained and explained in </w:t>
      </w:r>
      <w:r w:rsidR="009753EB">
        <w:rPr>
          <w:rFonts w:ascii="Times New Roman" w:hAnsi="Times New Roman"/>
          <w:color w:val="000000"/>
          <w:sz w:val="28"/>
          <w:lang w:val="en-US"/>
        </w:rPr>
        <w:t>chapter</w:t>
      </w:r>
      <w:r>
        <w:rPr>
          <w:rFonts w:ascii="Times New Roman" w:hAnsi="Times New Roman"/>
          <w:color w:val="000000"/>
          <w:sz w:val="28"/>
          <w:lang w:val="en-US"/>
        </w:rPr>
        <w:t xml:space="preserve"> 8.</w:t>
      </w:r>
    </w:p>
    <w:p w14:paraId="1D82E155" w14:textId="77777777" w:rsidR="004E0CD0" w:rsidRPr="00076EFA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4E0CD0">
        <w:rPr>
          <w:rFonts w:ascii="Times New Roman" w:hAnsi="Times New Roman"/>
          <w:color w:val="000000"/>
          <w:sz w:val="28"/>
          <w:lang w:val="en-US"/>
        </w:rPr>
        <w:tab/>
      </w:r>
      <w:r w:rsidR="00386D2B">
        <w:rPr>
          <w:rFonts w:ascii="Times New Roman" w:hAnsi="Times New Roman"/>
          <w:color w:val="000000"/>
          <w:sz w:val="28"/>
          <w:lang w:val="en-US"/>
        </w:rPr>
        <w:t>We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emphasize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the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complexity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386D2B">
        <w:rPr>
          <w:rFonts w:ascii="Times New Roman" w:hAnsi="Times New Roman"/>
          <w:color w:val="000000"/>
          <w:sz w:val="28"/>
          <w:lang w:val="en-US"/>
        </w:rPr>
        <w:t>variety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and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interrelation of processes behind laser and matter interaction.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As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a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result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386D2B">
        <w:rPr>
          <w:rFonts w:ascii="Times New Roman" w:hAnsi="Times New Roman"/>
          <w:color w:val="000000"/>
          <w:sz w:val="28"/>
          <w:lang w:val="en-US"/>
        </w:rPr>
        <w:t>equations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describing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different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processes during interaction are connected to each other.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Particularly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386D2B">
        <w:rPr>
          <w:rFonts w:ascii="Times New Roman" w:hAnsi="Times New Roman"/>
          <w:color w:val="000000"/>
          <w:sz w:val="28"/>
          <w:lang w:val="en-US"/>
        </w:rPr>
        <w:t>current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work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shows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that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E36E5B">
        <w:rPr>
          <w:rFonts w:ascii="Times New Roman" w:hAnsi="Times New Roman"/>
          <w:color w:val="000000"/>
          <w:sz w:val="28"/>
          <w:lang w:val="en-US"/>
        </w:rPr>
        <w:t xml:space="preserve">the </w:t>
      </w:r>
      <w:r w:rsidR="00386D2B">
        <w:rPr>
          <w:rFonts w:ascii="Times New Roman" w:hAnsi="Times New Roman"/>
          <w:color w:val="000000"/>
          <w:sz w:val="28"/>
          <w:lang w:val="en-US"/>
        </w:rPr>
        <w:t>term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describing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>electron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386D2B">
        <w:rPr>
          <w:rFonts w:ascii="Times New Roman" w:hAnsi="Times New Roman"/>
          <w:color w:val="000000"/>
          <w:sz w:val="28"/>
          <w:lang w:val="en-US"/>
        </w:rPr>
        <w:t xml:space="preserve">absorption due to photoionization in </w:t>
      </w:r>
      <w:r w:rsidR="00F43AB9">
        <w:rPr>
          <w:rFonts w:ascii="Times New Roman" w:hAnsi="Times New Roman"/>
          <w:color w:val="000000"/>
          <w:sz w:val="28"/>
          <w:lang w:val="en-US"/>
        </w:rPr>
        <w:t>Maxwell’s</w:t>
      </w:r>
      <w:r w:rsidR="00386D2B">
        <w:rPr>
          <w:rFonts w:ascii="Times New Roman" w:hAnsi="Times New Roman"/>
          <w:color w:val="000000"/>
          <w:sz w:val="28"/>
          <w:lang w:val="en-US"/>
        </w:rPr>
        <w:t xml:space="preserve"> equation depends on the type of equation used for conduction electron</w:t>
      </w:r>
      <w:r w:rsidR="00E36E5B">
        <w:rPr>
          <w:rFonts w:ascii="Times New Roman" w:hAnsi="Times New Roman"/>
          <w:color w:val="000000"/>
          <w:sz w:val="28"/>
          <w:lang w:val="en-US"/>
        </w:rPr>
        <w:t xml:space="preserve"> velocity</w:t>
      </w:r>
      <w:r w:rsidR="00386D2B">
        <w:rPr>
          <w:rFonts w:ascii="Times New Roman" w:hAnsi="Times New Roman"/>
          <w:color w:val="000000"/>
          <w:sz w:val="28"/>
          <w:lang w:val="en-US"/>
        </w:rPr>
        <w:t>.</w:t>
      </w:r>
      <w:r w:rsidR="00386D2B" w:rsidRPr="00386D2B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A4118">
        <w:rPr>
          <w:rFonts w:ascii="Times New Roman" w:hAnsi="Times New Roman"/>
          <w:color w:val="000000"/>
          <w:sz w:val="28"/>
          <w:lang w:val="en-US"/>
        </w:rPr>
        <w:t>Technically, dispersion</w:t>
      </w:r>
      <w:r w:rsidR="007A4118" w:rsidRPr="007A411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A4118">
        <w:rPr>
          <w:rFonts w:ascii="Times New Roman" w:hAnsi="Times New Roman"/>
          <w:color w:val="000000"/>
          <w:sz w:val="28"/>
          <w:lang w:val="en-US"/>
        </w:rPr>
        <w:t>law</w:t>
      </w:r>
      <w:r w:rsidR="007A4118" w:rsidRPr="007A4118">
        <w:rPr>
          <w:rFonts w:ascii="Times New Roman" w:hAnsi="Times New Roman"/>
          <w:color w:val="000000"/>
          <w:sz w:val="28"/>
          <w:lang w:val="en-US"/>
        </w:rPr>
        <w:t xml:space="preserve"> (</w:t>
      </w:r>
      <w:r w:rsidR="007A4118">
        <w:rPr>
          <w:rFonts w:ascii="Times New Roman" w:hAnsi="Times New Roman"/>
          <w:color w:val="000000"/>
          <w:sz w:val="28"/>
          <w:lang w:val="en-US"/>
        </w:rPr>
        <w:t>relation</w:t>
      </w:r>
      <w:r w:rsidR="007A4118" w:rsidRPr="007A411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A4118">
        <w:rPr>
          <w:rFonts w:ascii="Times New Roman" w:hAnsi="Times New Roman"/>
          <w:color w:val="000000"/>
          <w:sz w:val="28"/>
          <w:lang w:val="en-US"/>
        </w:rPr>
        <w:t>between</w:t>
      </w:r>
      <w:r w:rsidR="007A4118" w:rsidRPr="007A411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A4118">
        <w:rPr>
          <w:rFonts w:ascii="Times New Roman" w:hAnsi="Times New Roman"/>
          <w:color w:val="000000"/>
          <w:sz w:val="28"/>
          <w:lang w:val="en-US"/>
        </w:rPr>
        <w:t>energy</w:t>
      </w:r>
      <w:r w:rsidR="007A4118" w:rsidRPr="007A411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A4118">
        <w:rPr>
          <w:rFonts w:ascii="Times New Roman" w:hAnsi="Times New Roman"/>
          <w:color w:val="000000"/>
          <w:sz w:val="28"/>
          <w:lang w:val="en-US"/>
        </w:rPr>
        <w:t>and</w:t>
      </w:r>
      <w:r w:rsidR="007A4118" w:rsidRPr="007A411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A4118">
        <w:rPr>
          <w:rFonts w:ascii="Times New Roman" w:hAnsi="Times New Roman"/>
          <w:color w:val="000000"/>
          <w:sz w:val="28"/>
          <w:lang w:val="en-US"/>
        </w:rPr>
        <w:t>impulse</w:t>
      </w:r>
      <w:r w:rsidR="007A4118" w:rsidRPr="007A411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A4118">
        <w:rPr>
          <w:rFonts w:ascii="Times New Roman" w:hAnsi="Times New Roman"/>
          <w:color w:val="000000"/>
          <w:sz w:val="28"/>
          <w:lang w:val="en-US"/>
        </w:rPr>
        <w:t>of</w:t>
      </w:r>
      <w:r w:rsidR="007A4118" w:rsidRPr="007A411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A4118">
        <w:rPr>
          <w:rFonts w:ascii="Times New Roman" w:hAnsi="Times New Roman"/>
          <w:color w:val="000000"/>
          <w:sz w:val="28"/>
          <w:lang w:val="en-US"/>
        </w:rPr>
        <w:t>conducting</w:t>
      </w:r>
      <w:r w:rsidR="007A4118" w:rsidRPr="007A411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7A4118">
        <w:rPr>
          <w:rFonts w:ascii="Times New Roman" w:hAnsi="Times New Roman"/>
          <w:color w:val="000000"/>
          <w:sz w:val="28"/>
          <w:lang w:val="en-US"/>
        </w:rPr>
        <w:t>electron</w:t>
      </w:r>
      <w:r w:rsidR="007A4118" w:rsidRPr="007A4118">
        <w:rPr>
          <w:rFonts w:ascii="Times New Roman" w:hAnsi="Times New Roman"/>
          <w:color w:val="000000"/>
          <w:sz w:val="28"/>
          <w:lang w:val="en-US"/>
        </w:rPr>
        <w:t>)</w:t>
      </w:r>
      <w:r w:rsidR="007A4118">
        <w:rPr>
          <w:rFonts w:ascii="Times New Roman" w:hAnsi="Times New Roman"/>
          <w:color w:val="000000"/>
          <w:sz w:val="28"/>
          <w:lang w:val="en-US"/>
        </w:rPr>
        <w:t xml:space="preserve"> used in photoionization theory must correspond to equation for electrons movement in hydrodynamic part of model for </w:t>
      </w:r>
      <w:r w:rsidR="00F43AB9">
        <w:rPr>
          <w:rFonts w:ascii="Times New Roman" w:hAnsi="Times New Roman"/>
          <w:color w:val="000000"/>
          <w:sz w:val="28"/>
          <w:lang w:val="en-US"/>
        </w:rPr>
        <w:t>Maxwell’s</w:t>
      </w:r>
      <w:r w:rsidR="007A4118">
        <w:rPr>
          <w:rFonts w:ascii="Times New Roman" w:hAnsi="Times New Roman"/>
          <w:color w:val="000000"/>
          <w:sz w:val="28"/>
          <w:lang w:val="en-US"/>
        </w:rPr>
        <w:t xml:space="preserve"> or </w:t>
      </w:r>
      <w:r w:rsidR="00F43AB9">
        <w:rPr>
          <w:rFonts w:ascii="Times New Roman" w:hAnsi="Times New Roman"/>
          <w:color w:val="000000"/>
          <w:sz w:val="28"/>
          <w:lang w:val="en-US"/>
        </w:rPr>
        <w:t>Schrödinger’s</w:t>
      </w:r>
      <w:r w:rsidR="007A4118">
        <w:rPr>
          <w:rFonts w:ascii="Times New Roman" w:hAnsi="Times New Roman"/>
          <w:color w:val="000000"/>
          <w:sz w:val="28"/>
          <w:lang w:val="en-US"/>
        </w:rPr>
        <w:t xml:space="preserve"> nonlinear equations.</w:t>
      </w:r>
      <w:r w:rsidRPr="007A411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B07A4B">
        <w:rPr>
          <w:rFonts w:ascii="Times New Roman" w:hAnsi="Times New Roman"/>
          <w:color w:val="000000"/>
          <w:sz w:val="28"/>
          <w:lang w:val="en-US"/>
        </w:rPr>
        <w:t xml:space="preserve">The fully correct mathematical description of investigated effects is very complicated, obviously not possible and maybe even not needed. </w:t>
      </w:r>
      <w:r w:rsidR="00076EFA">
        <w:rPr>
          <w:rFonts w:ascii="Times New Roman" w:hAnsi="Times New Roman"/>
          <w:color w:val="000000"/>
          <w:sz w:val="28"/>
          <w:lang w:val="en-US"/>
        </w:rPr>
        <w:t>One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must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create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simple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semi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phenomenological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models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that consider basic process properties with parameters determined after comparison to experiment.</w:t>
      </w:r>
      <w:r w:rsidR="00F43AB9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Results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of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current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work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are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first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of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all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relevant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for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fused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silica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, </w:t>
      </w:r>
      <w:r w:rsidR="00076EFA">
        <w:rPr>
          <w:rFonts w:ascii="Times New Roman" w:hAnsi="Times New Roman"/>
          <w:color w:val="000000"/>
          <w:sz w:val="28"/>
          <w:lang w:val="en-US"/>
        </w:rPr>
        <w:t>but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may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be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also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applicable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to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other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076EFA">
        <w:rPr>
          <w:rFonts w:ascii="Times New Roman" w:hAnsi="Times New Roman"/>
          <w:color w:val="000000"/>
          <w:sz w:val="28"/>
          <w:lang w:val="en-US"/>
        </w:rPr>
        <w:t>materials</w:t>
      </w:r>
      <w:r w:rsidR="00076EFA" w:rsidRPr="00076EFA">
        <w:rPr>
          <w:rFonts w:ascii="Times New Roman" w:hAnsi="Times New Roman"/>
          <w:color w:val="000000"/>
          <w:sz w:val="28"/>
          <w:lang w:val="en-US"/>
        </w:rPr>
        <w:t xml:space="preserve">. </w:t>
      </w:r>
    </w:p>
    <w:p w14:paraId="410B4808" w14:textId="77777777" w:rsidR="004E0CD0" w:rsidRPr="00076EFA" w:rsidRDefault="00076EFA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Current</w:t>
      </w:r>
      <w:r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work</w:t>
      </w:r>
      <w:r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was</w:t>
      </w:r>
      <w:r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financially</w:t>
      </w:r>
      <w:r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supported</w:t>
      </w:r>
      <w:r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by</w:t>
      </w:r>
      <w:r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Russian Fund for Fundamental Research (</w:t>
      </w:r>
      <w:r w:rsidR="004E0CD0" w:rsidRPr="004E0CD0">
        <w:rPr>
          <w:rFonts w:ascii="Times New Roman" w:hAnsi="Times New Roman"/>
          <w:color w:val="000000"/>
          <w:sz w:val="28"/>
          <w:lang w:val="ru-RU"/>
        </w:rPr>
        <w:t>РФФИ</w:t>
      </w:r>
      <w:r>
        <w:rPr>
          <w:rFonts w:ascii="Times New Roman" w:hAnsi="Times New Roman"/>
          <w:color w:val="000000"/>
          <w:sz w:val="28"/>
          <w:lang w:val="en-US"/>
        </w:rPr>
        <w:t>)</w:t>
      </w:r>
      <w:r w:rsidR="004E0CD0" w:rsidRPr="00076EFA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as part of scientific project</w:t>
      </w:r>
      <w:r w:rsidR="004E0CD0" w:rsidRPr="00076EFA">
        <w:rPr>
          <w:rFonts w:ascii="Times New Roman" w:hAnsi="Times New Roman"/>
          <w:color w:val="000000"/>
          <w:sz w:val="28"/>
          <w:lang w:val="en-US"/>
        </w:rPr>
        <w:t xml:space="preserve"> № 15-01-02432.</w:t>
      </w:r>
    </w:p>
    <w:p w14:paraId="68D71FB0" w14:textId="77777777" w:rsidR="004E0CD0" w:rsidRDefault="004E0CD0" w:rsidP="004E0CD0">
      <w:pPr>
        <w:spacing w:line="240" w:lineRule="auto"/>
        <w:jc w:val="center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noProof/>
          <w:color w:val="000000"/>
          <w:sz w:val="28"/>
          <w:lang w:val="en-US" w:eastAsia="en-US"/>
        </w:rPr>
        <w:lastRenderedPageBreak/>
        <w:drawing>
          <wp:inline distT="0" distB="0" distL="0" distR="0" wp14:anchorId="53BB2017" wp14:editId="4CCAFBC7">
            <wp:extent cx="6452235" cy="497459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/>
                    <pic:cNvPicPr>
                      <a:picLocks noChangeAspect="1" noChangeArrowheads="1"/>
                    </pic:cNvPicPr>
                  </pic:nvPicPr>
                  <pic:blipFill>
                    <a:blip r:embed="rId9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235" cy="497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79967" w14:textId="77777777" w:rsidR="004E0CD0" w:rsidRPr="00B94257" w:rsidRDefault="00536435" w:rsidP="004E0CD0">
      <w:pPr>
        <w:spacing w:line="240" w:lineRule="auto"/>
        <w:jc w:val="center"/>
        <w:rPr>
          <w:rFonts w:ascii="Times New Roman" w:hAnsi="Times New Roman"/>
          <w:color w:val="000000"/>
          <w:sz w:val="28"/>
          <w:lang w:val="ru-RU"/>
        </w:rPr>
      </w:pPr>
      <w:r>
        <w:rPr>
          <w:rFonts w:ascii="Times New Roman" w:hAnsi="Times New Roman"/>
          <w:color w:val="000000"/>
          <w:sz w:val="28"/>
          <w:lang w:val="en-US"/>
        </w:rPr>
        <w:t>Figure</w:t>
      </w:r>
      <w:r w:rsidR="004E0CD0" w:rsidRPr="00B94257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Pr="00137A00">
        <w:rPr>
          <w:rFonts w:ascii="Times New Roman" w:hAnsi="Times New Roman"/>
          <w:color w:val="000000"/>
          <w:sz w:val="28"/>
          <w:lang w:val="en-US"/>
        </w:rPr>
        <w:t xml:space="preserve">1. </w:t>
      </w:r>
      <w:r w:rsidR="004E0CD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4E0CD0" w:rsidRPr="00C34308">
        <w:rPr>
          <w:rFonts w:ascii="Times New Roman" w:hAnsi="Times New Roman"/>
          <w:color w:val="000000"/>
          <w:position w:val="-12"/>
          <w:sz w:val="28"/>
        </w:rPr>
        <w:object w:dxaOrig="400" w:dyaOrig="360" w14:anchorId="2229F0F0">
          <v:shape id="_x0000_i1526" type="#_x0000_t75" style="width:19.5pt;height:18pt" o:ole="">
            <v:imagedata r:id="rId907" o:title=""/>
          </v:shape>
          <o:OLEObject Type="Embed" ProgID="Equation.DSMT4" ShapeID="_x0000_i1526" DrawAspect="Content" ObjectID="_1611679052" r:id="rId938"/>
        </w:object>
      </w:r>
      <w:r w:rsidR="004E0CD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as</w:t>
      </w:r>
      <w:r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a</w:t>
      </w:r>
      <w:r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function</w:t>
      </w:r>
      <w:r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of</w:t>
      </w:r>
      <w:r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squared</w:t>
      </w:r>
      <w:r w:rsidR="00137A0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dimensionless</w:t>
      </w:r>
      <w:r w:rsidR="00137A0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wave</w:t>
      </w:r>
      <w:r w:rsidR="00137A0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amplitude</w:t>
      </w:r>
      <w:r w:rsidR="00137A0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in</w:t>
      </w:r>
      <w:r w:rsidR="00137A0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two</w:t>
      </w:r>
      <w:r w:rsidR="00137A0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color</w:t>
      </w:r>
      <w:r w:rsidR="00137A0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pulse</w:t>
      </w:r>
      <w:r w:rsidR="00137A0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in</w:t>
      </w:r>
      <w:r w:rsidR="00137A0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case</w:t>
      </w:r>
      <w:r w:rsidR="00137A0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of</w:t>
      </w:r>
      <w:r w:rsidR="00137A0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irrational</w:t>
      </w:r>
      <w:r w:rsidR="00137A0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frequencies</w:t>
      </w:r>
      <w:r w:rsidR="00137A00" w:rsidRPr="00137A00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ration. Wavelengths</w:t>
      </w:r>
      <w:r w:rsidR="00137A00" w:rsidRPr="00B94257">
        <w:rPr>
          <w:rFonts w:ascii="Times New Roman" w:hAnsi="Times New Roman"/>
          <w:color w:val="000000"/>
          <w:sz w:val="28"/>
          <w:lang w:val="ru-RU"/>
        </w:rPr>
        <w:t xml:space="preserve"> </w:t>
      </w:r>
      <w:r w:rsidR="00137A00">
        <w:rPr>
          <w:rFonts w:ascii="Times New Roman" w:hAnsi="Times New Roman"/>
          <w:color w:val="000000"/>
          <w:sz w:val="28"/>
          <w:lang w:val="en-US"/>
        </w:rPr>
        <w:t>are</w:t>
      </w:r>
      <w:r w:rsidR="004E0CD0" w:rsidRPr="00B94257">
        <w:rPr>
          <w:rFonts w:ascii="Times New Roman" w:hAnsi="Times New Roman"/>
          <w:color w:val="000000"/>
          <w:sz w:val="28"/>
          <w:lang w:val="ru-RU"/>
        </w:rPr>
        <w:t xml:space="preserve"> 800 </w:t>
      </w:r>
      <w:r w:rsidR="00137A00">
        <w:rPr>
          <w:rFonts w:ascii="Times New Roman" w:hAnsi="Times New Roman"/>
          <w:color w:val="000000"/>
          <w:sz w:val="28"/>
          <w:lang w:val="ru-RU"/>
        </w:rPr>
        <w:t>and</w:t>
      </w:r>
      <w:r w:rsidR="004E0CD0" w:rsidRPr="00B94257">
        <w:rPr>
          <w:rFonts w:ascii="Times New Roman" w:hAnsi="Times New Roman"/>
          <w:color w:val="000000"/>
          <w:sz w:val="28"/>
          <w:lang w:val="ru-RU"/>
        </w:rPr>
        <w:t xml:space="preserve"> 401 </w:t>
      </w:r>
      <w:r w:rsidR="00137A00">
        <w:rPr>
          <w:rFonts w:ascii="Times New Roman" w:hAnsi="Times New Roman"/>
          <w:color w:val="000000"/>
          <w:sz w:val="28"/>
          <w:lang w:val="en-US"/>
        </w:rPr>
        <w:t>nm</w:t>
      </w:r>
      <w:r w:rsidR="004E0CD0" w:rsidRPr="00B94257">
        <w:rPr>
          <w:rFonts w:ascii="Times New Roman" w:hAnsi="Times New Roman"/>
          <w:color w:val="000000"/>
          <w:sz w:val="28"/>
          <w:lang w:val="ru-RU"/>
        </w:rPr>
        <w:t>.</w:t>
      </w:r>
    </w:p>
    <w:p w14:paraId="12F4BE91" w14:textId="77777777" w:rsidR="004E0CD0" w:rsidRPr="00B94257" w:rsidRDefault="004E0CD0" w:rsidP="004E0CD0">
      <w:pPr>
        <w:spacing w:line="240" w:lineRule="auto"/>
        <w:jc w:val="center"/>
        <w:rPr>
          <w:rFonts w:ascii="Times New Roman" w:hAnsi="Times New Roman"/>
          <w:color w:val="000000"/>
          <w:sz w:val="28"/>
          <w:lang w:val="ru-RU"/>
        </w:rPr>
      </w:pPr>
    </w:p>
    <w:p w14:paraId="523F725A" w14:textId="77777777" w:rsidR="004E0CD0" w:rsidRPr="008C0F66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B94257">
        <w:rPr>
          <w:rFonts w:ascii="Times New Roman" w:hAnsi="Times New Roman"/>
          <w:color w:val="000000"/>
          <w:sz w:val="28"/>
          <w:lang w:val="ru-RU"/>
        </w:rPr>
        <w:t xml:space="preserve">[1] </w:t>
      </w:r>
      <w:r w:rsidRPr="004E0CD0">
        <w:rPr>
          <w:rFonts w:ascii="Times New Roman" w:hAnsi="Times New Roman"/>
          <w:color w:val="000000"/>
          <w:sz w:val="28"/>
          <w:lang w:val="ru-RU"/>
        </w:rPr>
        <w:t>Келдыш</w:t>
      </w:r>
      <w:r w:rsidRPr="00B94257">
        <w:rPr>
          <w:rFonts w:ascii="Times New Roman" w:hAnsi="Times New Roman"/>
          <w:color w:val="000000"/>
          <w:sz w:val="28"/>
          <w:lang w:val="ru-RU"/>
        </w:rPr>
        <w:t xml:space="preserve"> </w:t>
      </w:r>
      <w:r w:rsidRPr="004E0CD0">
        <w:rPr>
          <w:rFonts w:ascii="Times New Roman" w:hAnsi="Times New Roman"/>
          <w:color w:val="000000"/>
          <w:sz w:val="28"/>
          <w:lang w:val="ru-RU"/>
        </w:rPr>
        <w:t>Л</w:t>
      </w:r>
      <w:r w:rsidRPr="00B94257">
        <w:rPr>
          <w:rFonts w:ascii="Times New Roman" w:hAnsi="Times New Roman"/>
          <w:color w:val="000000"/>
          <w:sz w:val="28"/>
          <w:lang w:val="ru-RU"/>
        </w:rPr>
        <w:t>.</w:t>
      </w:r>
      <w:r w:rsidRPr="004E0CD0">
        <w:rPr>
          <w:rFonts w:ascii="Times New Roman" w:hAnsi="Times New Roman"/>
          <w:color w:val="000000"/>
          <w:sz w:val="28"/>
          <w:lang w:val="ru-RU"/>
        </w:rPr>
        <w:t>В</w:t>
      </w:r>
      <w:r w:rsidRPr="00B94257">
        <w:rPr>
          <w:rFonts w:ascii="Times New Roman" w:hAnsi="Times New Roman"/>
          <w:color w:val="000000"/>
          <w:sz w:val="28"/>
          <w:lang w:val="ru-RU"/>
        </w:rPr>
        <w:t xml:space="preserve">. </w:t>
      </w:r>
      <w:r w:rsidRPr="004E0CD0">
        <w:rPr>
          <w:rFonts w:ascii="Times New Roman" w:hAnsi="Times New Roman"/>
          <w:color w:val="000000"/>
          <w:sz w:val="28"/>
          <w:lang w:val="ru-RU"/>
        </w:rPr>
        <w:t>Ионизация</w:t>
      </w:r>
      <w:r w:rsidRPr="00B94257">
        <w:rPr>
          <w:rFonts w:ascii="Times New Roman" w:hAnsi="Times New Roman"/>
          <w:color w:val="000000"/>
          <w:sz w:val="28"/>
          <w:lang w:val="ru-RU"/>
        </w:rPr>
        <w:t xml:space="preserve"> </w:t>
      </w:r>
      <w:r w:rsidRPr="004E0CD0">
        <w:rPr>
          <w:rFonts w:ascii="Times New Roman" w:hAnsi="Times New Roman"/>
          <w:color w:val="000000"/>
          <w:sz w:val="28"/>
          <w:lang w:val="ru-RU"/>
        </w:rPr>
        <w:t>в</w:t>
      </w:r>
      <w:r w:rsidRPr="00B94257">
        <w:rPr>
          <w:rFonts w:ascii="Times New Roman" w:hAnsi="Times New Roman"/>
          <w:color w:val="000000"/>
          <w:sz w:val="28"/>
          <w:lang w:val="ru-RU"/>
        </w:rPr>
        <w:t xml:space="preserve"> </w:t>
      </w:r>
      <w:r w:rsidRPr="004E0CD0">
        <w:rPr>
          <w:rFonts w:ascii="Times New Roman" w:hAnsi="Times New Roman"/>
          <w:color w:val="000000"/>
          <w:sz w:val="28"/>
          <w:lang w:val="ru-RU"/>
        </w:rPr>
        <w:t>поле</w:t>
      </w:r>
      <w:r w:rsidRPr="00B94257">
        <w:rPr>
          <w:rFonts w:ascii="Times New Roman" w:hAnsi="Times New Roman"/>
          <w:color w:val="000000"/>
          <w:sz w:val="28"/>
          <w:lang w:val="ru-RU"/>
        </w:rPr>
        <w:t xml:space="preserve"> </w:t>
      </w:r>
      <w:r w:rsidRPr="004E0CD0">
        <w:rPr>
          <w:rFonts w:ascii="Times New Roman" w:hAnsi="Times New Roman"/>
          <w:color w:val="000000"/>
          <w:sz w:val="28"/>
          <w:lang w:val="ru-RU"/>
        </w:rPr>
        <w:t>сильной</w:t>
      </w:r>
      <w:r w:rsidRPr="00B94257">
        <w:rPr>
          <w:rFonts w:ascii="Times New Roman" w:hAnsi="Times New Roman"/>
          <w:color w:val="000000"/>
          <w:sz w:val="28"/>
          <w:lang w:val="ru-RU"/>
        </w:rPr>
        <w:t xml:space="preserve"> </w:t>
      </w:r>
      <w:r w:rsidRPr="004E0CD0">
        <w:rPr>
          <w:rFonts w:ascii="Times New Roman" w:hAnsi="Times New Roman"/>
          <w:color w:val="000000"/>
          <w:sz w:val="28"/>
          <w:lang w:val="ru-RU"/>
        </w:rPr>
        <w:t>электромагнитной</w:t>
      </w:r>
      <w:r w:rsidRPr="00B94257">
        <w:rPr>
          <w:rFonts w:ascii="Times New Roman" w:hAnsi="Times New Roman"/>
          <w:color w:val="000000"/>
          <w:sz w:val="28"/>
          <w:lang w:val="ru-RU"/>
        </w:rPr>
        <w:t xml:space="preserve"> </w:t>
      </w:r>
      <w:r w:rsidRPr="004E0CD0">
        <w:rPr>
          <w:rFonts w:ascii="Times New Roman" w:hAnsi="Times New Roman"/>
          <w:color w:val="000000"/>
          <w:sz w:val="28"/>
          <w:lang w:val="ru-RU"/>
        </w:rPr>
        <w:t>волны</w:t>
      </w:r>
      <w:r w:rsidRPr="00B94257">
        <w:rPr>
          <w:rFonts w:ascii="Times New Roman" w:hAnsi="Times New Roman"/>
          <w:color w:val="000000"/>
          <w:sz w:val="28"/>
          <w:lang w:val="ru-RU"/>
        </w:rPr>
        <w:t xml:space="preserve"> // </w:t>
      </w:r>
      <w:r w:rsidRPr="004E0CD0">
        <w:rPr>
          <w:rFonts w:ascii="Times New Roman" w:hAnsi="Times New Roman"/>
          <w:color w:val="000000"/>
          <w:sz w:val="28"/>
          <w:lang w:val="ru-RU"/>
        </w:rPr>
        <w:t>ЖЭТФ</w:t>
      </w:r>
      <w:r w:rsidRPr="00B94257">
        <w:rPr>
          <w:rFonts w:ascii="Times New Roman" w:hAnsi="Times New Roman"/>
          <w:color w:val="000000"/>
          <w:sz w:val="28"/>
          <w:lang w:val="ru-RU"/>
        </w:rPr>
        <w:t xml:space="preserve">. 1964. </w:t>
      </w:r>
      <w:r>
        <w:rPr>
          <w:rFonts w:ascii="Times New Roman" w:hAnsi="Times New Roman"/>
          <w:color w:val="000000"/>
          <w:sz w:val="28"/>
        </w:rPr>
        <w:t>Т</w:t>
      </w:r>
      <w:r w:rsidRPr="008C0F66">
        <w:rPr>
          <w:rFonts w:ascii="Times New Roman" w:hAnsi="Times New Roman"/>
          <w:color w:val="000000"/>
          <w:sz w:val="28"/>
          <w:lang w:val="en-US"/>
        </w:rPr>
        <w:t xml:space="preserve">. 47, </w:t>
      </w:r>
      <w:r w:rsidRPr="0067624D">
        <w:rPr>
          <w:rFonts w:ascii="Times New Roman" w:hAnsi="Times New Roman"/>
          <w:color w:val="000000"/>
          <w:sz w:val="28"/>
        </w:rPr>
        <w:t>в</w:t>
      </w:r>
      <w:r w:rsidRPr="008C0F66">
        <w:rPr>
          <w:rFonts w:ascii="Times New Roman" w:hAnsi="Times New Roman"/>
          <w:color w:val="000000"/>
          <w:sz w:val="28"/>
          <w:lang w:val="en-US"/>
        </w:rPr>
        <w:t xml:space="preserve">. 5(11), </w:t>
      </w:r>
      <w:r>
        <w:rPr>
          <w:rFonts w:ascii="Times New Roman" w:hAnsi="Times New Roman"/>
          <w:color w:val="000000"/>
          <w:sz w:val="28"/>
        </w:rPr>
        <w:t>С</w:t>
      </w:r>
      <w:r w:rsidRPr="008C0F66">
        <w:rPr>
          <w:rFonts w:ascii="Times New Roman" w:hAnsi="Times New Roman"/>
          <w:color w:val="000000"/>
          <w:sz w:val="28"/>
          <w:lang w:val="en-US"/>
        </w:rPr>
        <w:t xml:space="preserve">. 1945-1957. </w:t>
      </w:r>
    </w:p>
    <w:p w14:paraId="6712D0F1" w14:textId="77777777" w:rsidR="004E0CD0" w:rsidRPr="0067624D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67624D">
        <w:rPr>
          <w:rFonts w:ascii="Times New Roman" w:hAnsi="Times New Roman"/>
          <w:color w:val="000000"/>
          <w:sz w:val="28"/>
          <w:lang w:val="en-US"/>
        </w:rPr>
        <w:t>Keldysh</w:t>
      </w:r>
      <w:r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L.V.</w:t>
      </w:r>
      <w:r>
        <w:rPr>
          <w:rFonts w:ascii="Times New Roman" w:hAnsi="Times New Roman"/>
          <w:color w:val="000000"/>
          <w:sz w:val="28"/>
          <w:lang w:val="en-US"/>
        </w:rPr>
        <w:t xml:space="preserve"> I</w:t>
      </w:r>
      <w:r w:rsidRPr="0067624D">
        <w:rPr>
          <w:rFonts w:ascii="Times New Roman" w:hAnsi="Times New Roman"/>
          <w:color w:val="000000"/>
          <w:sz w:val="28"/>
          <w:lang w:val="en-US"/>
        </w:rPr>
        <w:t>onization in the field of a strong electromagnetic wave</w:t>
      </w:r>
      <w:r>
        <w:rPr>
          <w:rFonts w:ascii="Times New Roman" w:hAnsi="Times New Roman"/>
          <w:color w:val="000000"/>
          <w:sz w:val="28"/>
          <w:lang w:val="en-US"/>
        </w:rPr>
        <w:t xml:space="preserve"> //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JETP</w:t>
      </w:r>
      <w:r w:rsidRPr="008C0F66">
        <w:rPr>
          <w:rFonts w:ascii="Times New Roman" w:hAnsi="Times New Roman"/>
          <w:color w:val="000000"/>
          <w:sz w:val="28"/>
          <w:lang w:val="en-US"/>
        </w:rPr>
        <w:t>. 1964</w:t>
      </w:r>
      <w:r>
        <w:rPr>
          <w:rFonts w:ascii="Times New Roman" w:hAnsi="Times New Roman"/>
          <w:color w:val="000000"/>
          <w:sz w:val="28"/>
          <w:lang w:val="en-US"/>
        </w:rPr>
        <w:t>. Vol.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>20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. </w:t>
      </w:r>
      <w:r>
        <w:rPr>
          <w:rFonts w:ascii="Times New Roman" w:hAnsi="Times New Roman"/>
          <w:color w:val="000000"/>
          <w:sz w:val="28"/>
          <w:lang w:val="en-US"/>
        </w:rPr>
        <w:t>P.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1307</w:t>
      </w:r>
      <w:r>
        <w:rPr>
          <w:rFonts w:ascii="Times New Roman" w:hAnsi="Times New Roman"/>
          <w:color w:val="000000"/>
          <w:sz w:val="28"/>
          <w:lang w:val="en-US"/>
        </w:rPr>
        <w:t>-?</w:t>
      </w:r>
      <w:r w:rsidRPr="0067624D">
        <w:rPr>
          <w:rFonts w:ascii="Times New Roman" w:hAnsi="Times New Roman"/>
          <w:color w:val="000000"/>
          <w:sz w:val="28"/>
          <w:lang w:val="en-US"/>
        </w:rPr>
        <w:t>.</w:t>
      </w:r>
    </w:p>
    <w:p w14:paraId="57E69D1E" w14:textId="77777777" w:rsidR="004E0CD0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67624D">
        <w:rPr>
          <w:rFonts w:ascii="Times New Roman" w:hAnsi="Times New Roman"/>
          <w:color w:val="000000"/>
          <w:sz w:val="28"/>
          <w:lang w:val="en-US"/>
        </w:rPr>
        <w:t>2. Bulgakova</w:t>
      </w:r>
      <w:r w:rsidRPr="005618A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N.M., Zhukov</w:t>
      </w:r>
      <w:r w:rsidRPr="005618A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V.P., Meshcheryakov</w:t>
      </w:r>
      <w:r w:rsidRPr="005618A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Yu. P., Gemini</w:t>
      </w:r>
      <w:r w:rsidRPr="005618A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L., Brajer</w:t>
      </w:r>
      <w:r w:rsidRPr="005618A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J., Rostohar</w:t>
      </w:r>
      <w:r w:rsidRPr="005618A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D., Mocek T.</w:t>
      </w:r>
      <w:r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Pulsed laser modification of transparent dielectrics: What can be foreseen and predicted in numerical experiments//Journal of the Optical Society of America B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09/2014 31(11):C8-C14. DOI: 10.1364/JOSAB.31.0000C8. </w:t>
      </w:r>
    </w:p>
    <w:p w14:paraId="4526737F" w14:textId="77777777" w:rsidR="004E0CD0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3</w:t>
      </w:r>
      <w:r w:rsidRPr="0067624D">
        <w:rPr>
          <w:rFonts w:ascii="Times New Roman" w:hAnsi="Times New Roman"/>
          <w:color w:val="000000"/>
          <w:sz w:val="28"/>
          <w:lang w:val="en-US"/>
        </w:rPr>
        <w:t>. Bulgakova</w:t>
      </w:r>
      <w:r w:rsidRPr="005618A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N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>M., Panchenko</w:t>
      </w:r>
      <w:r w:rsidRPr="005618A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A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>N., Zhukov</w:t>
      </w:r>
      <w:r w:rsidRPr="005618A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V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>P., Kudryashov</w:t>
      </w:r>
      <w:r w:rsidRPr="005618A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S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>I., Pereira</w:t>
      </w:r>
      <w:r w:rsidRPr="005618A5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A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>, Marine</w:t>
      </w:r>
      <w:r>
        <w:rPr>
          <w:rFonts w:ascii="Times New Roman" w:hAnsi="Times New Roman"/>
          <w:color w:val="000000"/>
          <w:sz w:val="28"/>
          <w:lang w:val="en-US"/>
        </w:rPr>
        <w:t xml:space="preserve"> W.</w:t>
      </w:r>
      <w:r w:rsidRPr="0067624D">
        <w:rPr>
          <w:rFonts w:ascii="Times New Roman" w:hAnsi="Times New Roman"/>
          <w:color w:val="000000"/>
          <w:sz w:val="28"/>
          <w:lang w:val="en-US"/>
        </w:rPr>
        <w:t>, Mocek</w:t>
      </w:r>
      <w:r>
        <w:rPr>
          <w:rFonts w:ascii="Times New Roman" w:hAnsi="Times New Roman"/>
          <w:color w:val="000000"/>
          <w:sz w:val="28"/>
          <w:lang w:val="en-US"/>
        </w:rPr>
        <w:t xml:space="preserve"> T.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, Bulgakov </w:t>
      </w:r>
      <w:r>
        <w:rPr>
          <w:rFonts w:ascii="Times New Roman" w:hAnsi="Times New Roman"/>
          <w:color w:val="000000"/>
          <w:sz w:val="28"/>
          <w:lang w:val="en-US"/>
        </w:rPr>
        <w:t xml:space="preserve">A.V. 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Impacts of Ambient and Ablation </w:t>
      </w:r>
      <w:r w:rsidRPr="0067624D">
        <w:rPr>
          <w:rFonts w:ascii="Times New Roman" w:hAnsi="Times New Roman"/>
          <w:color w:val="000000"/>
          <w:sz w:val="28"/>
          <w:lang w:val="en-US"/>
        </w:rPr>
        <w:lastRenderedPageBreak/>
        <w:t>Plasmas on Short- and Ultrashort-Pulse Laser Processing of Surfaces// Micromachines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2014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</w:t>
      </w:r>
      <w:r>
        <w:rPr>
          <w:rFonts w:ascii="Times New Roman" w:hAnsi="Times New Roman"/>
          <w:color w:val="000000"/>
          <w:sz w:val="28"/>
          <w:lang w:val="en-US"/>
        </w:rPr>
        <w:t xml:space="preserve">Vol. 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5, </w:t>
      </w:r>
      <w:r>
        <w:rPr>
          <w:rFonts w:ascii="Times New Roman" w:hAnsi="Times New Roman"/>
          <w:color w:val="000000"/>
          <w:sz w:val="28"/>
          <w:lang w:val="en-US"/>
        </w:rPr>
        <w:t>P</w:t>
      </w:r>
      <w:r w:rsidRPr="0067624D">
        <w:rPr>
          <w:rFonts w:ascii="Times New Roman" w:hAnsi="Times New Roman"/>
          <w:color w:val="000000"/>
          <w:sz w:val="28"/>
          <w:lang w:val="en-US"/>
        </w:rPr>
        <w:t>. 1344-1372</w:t>
      </w:r>
      <w:r>
        <w:rPr>
          <w:rFonts w:ascii="Times New Roman" w:hAnsi="Times New Roman"/>
          <w:color w:val="000000"/>
          <w:sz w:val="28"/>
          <w:lang w:val="en-US"/>
        </w:rPr>
        <w:t>.</w:t>
      </w:r>
    </w:p>
    <w:p w14:paraId="6F29A2AE" w14:textId="77777777" w:rsidR="004E0CD0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4</w:t>
      </w:r>
      <w:r w:rsidRPr="0067624D">
        <w:rPr>
          <w:rFonts w:ascii="Times New Roman" w:hAnsi="Times New Roman"/>
          <w:color w:val="000000"/>
          <w:sz w:val="28"/>
          <w:lang w:val="en-US"/>
        </w:rPr>
        <w:t>. Bulgakova N.M., Zhukov V.P., Collins A., Rostohar D., Derrien T.J.-Y., Mocek T. How to optimize ultrashort pulse laser interaction with glass surfaces in cutting regimes? // Appl. Surf. Sci.</w:t>
      </w:r>
      <w:r>
        <w:rPr>
          <w:rFonts w:ascii="Times New Roman" w:hAnsi="Times New Roman"/>
          <w:color w:val="000000"/>
          <w:sz w:val="28"/>
          <w:lang w:val="en-US"/>
        </w:rPr>
        <w:t xml:space="preserve">. 2015. Vol. </w:t>
      </w:r>
      <w:r w:rsidRPr="0067624D">
        <w:rPr>
          <w:rFonts w:ascii="Times New Roman" w:hAnsi="Times New Roman"/>
          <w:color w:val="000000"/>
          <w:sz w:val="28"/>
          <w:lang w:val="en-US"/>
        </w:rPr>
        <w:t>336</w:t>
      </w:r>
      <w:r>
        <w:rPr>
          <w:rFonts w:ascii="Times New Roman" w:hAnsi="Times New Roman"/>
          <w:color w:val="000000"/>
          <w:sz w:val="28"/>
          <w:lang w:val="en-US"/>
        </w:rPr>
        <w:t>. P</w:t>
      </w:r>
      <w:r w:rsidRPr="0067624D">
        <w:rPr>
          <w:rFonts w:ascii="Times New Roman" w:hAnsi="Times New Roman"/>
          <w:color w:val="000000"/>
          <w:sz w:val="28"/>
          <w:lang w:val="en-US"/>
        </w:rPr>
        <w:t>.364-374.</w:t>
      </w:r>
    </w:p>
    <w:p w14:paraId="2B52DB5B" w14:textId="77777777" w:rsidR="004E0CD0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5</w:t>
      </w:r>
      <w:r w:rsidRPr="0067624D">
        <w:rPr>
          <w:rFonts w:ascii="Times New Roman" w:hAnsi="Times New Roman"/>
          <w:color w:val="000000"/>
          <w:sz w:val="28"/>
          <w:lang w:val="en-US"/>
        </w:rPr>
        <w:t>. Bulgakova</w:t>
      </w:r>
      <w:r>
        <w:rPr>
          <w:rFonts w:ascii="Times New Roman" w:hAnsi="Times New Roman"/>
          <w:color w:val="000000"/>
          <w:sz w:val="28"/>
          <w:lang w:val="en-US"/>
        </w:rPr>
        <w:t xml:space="preserve"> N.M,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Zhukov</w:t>
      </w:r>
      <w:r>
        <w:rPr>
          <w:rFonts w:ascii="Times New Roman" w:hAnsi="Times New Roman"/>
          <w:color w:val="000000"/>
          <w:sz w:val="28"/>
          <w:lang w:val="en-US"/>
        </w:rPr>
        <w:t xml:space="preserve"> V.P.,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Sonina</w:t>
      </w:r>
      <w:r>
        <w:rPr>
          <w:rFonts w:ascii="Times New Roman" w:hAnsi="Times New Roman"/>
          <w:color w:val="000000"/>
          <w:sz w:val="28"/>
          <w:lang w:val="en-US"/>
        </w:rPr>
        <w:t xml:space="preserve"> S.V.</w:t>
      </w:r>
      <w:r w:rsidRPr="0067624D">
        <w:rPr>
          <w:rFonts w:ascii="Times New Roman" w:hAnsi="Times New Roman"/>
          <w:color w:val="000000"/>
          <w:sz w:val="28"/>
          <w:lang w:val="en-US"/>
        </w:rPr>
        <w:t>, Meshcheryakov Yu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P. Modification of transparent materials with ultrashort laser pulses: What is energetically and mechanically meaningful?//J. Appl. Phys.</w:t>
      </w:r>
      <w:r>
        <w:rPr>
          <w:rFonts w:ascii="Times New Roman" w:hAnsi="Times New Roman"/>
          <w:color w:val="000000"/>
          <w:sz w:val="28"/>
          <w:lang w:val="en-US"/>
        </w:rPr>
        <w:t>. 2015.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Vol. 118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N</w:t>
      </w:r>
      <w:r>
        <w:rPr>
          <w:rFonts w:ascii="Times New Roman" w:hAnsi="Times New Roman"/>
          <w:color w:val="000000"/>
          <w:sz w:val="28"/>
          <w:lang w:val="en-US"/>
        </w:rPr>
        <w:t>o</w:t>
      </w:r>
      <w:r w:rsidRPr="0067624D">
        <w:rPr>
          <w:rFonts w:ascii="Times New Roman" w:hAnsi="Times New Roman"/>
          <w:color w:val="000000"/>
          <w:sz w:val="28"/>
          <w:lang w:val="en-US"/>
        </w:rPr>
        <w:t>. 23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Paper 233108 (17 pages) </w:t>
      </w:r>
    </w:p>
    <w:p w14:paraId="24B60C80" w14:textId="77777777" w:rsidR="004E0CD0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67624D">
        <w:rPr>
          <w:rFonts w:ascii="Times New Roman" w:hAnsi="Times New Roman"/>
          <w:color w:val="000000"/>
          <w:sz w:val="28"/>
          <w:lang w:val="en-US"/>
        </w:rPr>
        <w:t xml:space="preserve">6. Bulgakova </w:t>
      </w:r>
      <w:r>
        <w:rPr>
          <w:rFonts w:ascii="Times New Roman" w:hAnsi="Times New Roman"/>
          <w:color w:val="000000"/>
          <w:sz w:val="28"/>
          <w:lang w:val="en-US"/>
        </w:rPr>
        <w:t>N.M.,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Zhukov </w:t>
      </w:r>
      <w:r>
        <w:rPr>
          <w:rFonts w:ascii="Times New Roman" w:hAnsi="Times New Roman"/>
          <w:color w:val="000000"/>
          <w:sz w:val="28"/>
          <w:lang w:val="en-US"/>
        </w:rPr>
        <w:t>V.P.,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Mirza </w:t>
      </w:r>
      <w:r>
        <w:rPr>
          <w:rFonts w:ascii="Times New Roman" w:hAnsi="Times New Roman"/>
          <w:color w:val="000000"/>
          <w:sz w:val="28"/>
          <w:lang w:val="en-US"/>
        </w:rPr>
        <w:t>I.,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Meshcheryakov Yu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>P.</w:t>
      </w:r>
      <w:r>
        <w:rPr>
          <w:rFonts w:ascii="Times New Roman" w:hAnsi="Times New Roman"/>
          <w:color w:val="000000"/>
          <w:sz w:val="28"/>
          <w:lang w:val="en-US"/>
        </w:rPr>
        <w:t>,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Tomáštík </w:t>
      </w:r>
      <w:r>
        <w:rPr>
          <w:rFonts w:ascii="Times New Roman" w:hAnsi="Times New Roman"/>
          <w:color w:val="000000"/>
          <w:sz w:val="28"/>
          <w:lang w:val="en-US"/>
        </w:rPr>
        <w:t>J.,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Michálek </w:t>
      </w:r>
      <w:r>
        <w:rPr>
          <w:rFonts w:ascii="Times New Roman" w:hAnsi="Times New Roman"/>
          <w:color w:val="000000"/>
          <w:sz w:val="28"/>
          <w:lang w:val="en-US"/>
        </w:rPr>
        <w:t>V.,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Haderka</w:t>
      </w:r>
      <w:r>
        <w:rPr>
          <w:rFonts w:ascii="Times New Roman" w:hAnsi="Times New Roman"/>
          <w:color w:val="000000"/>
          <w:sz w:val="28"/>
          <w:lang w:val="en-US"/>
        </w:rPr>
        <w:t xml:space="preserve"> O.,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Fekete </w:t>
      </w:r>
      <w:r>
        <w:rPr>
          <w:rFonts w:ascii="Times New Roman" w:hAnsi="Times New Roman"/>
          <w:color w:val="000000"/>
          <w:sz w:val="28"/>
          <w:lang w:val="en-US"/>
        </w:rPr>
        <w:t>L.,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Rubenchik </w:t>
      </w:r>
      <w:r>
        <w:rPr>
          <w:rFonts w:ascii="Times New Roman" w:hAnsi="Times New Roman"/>
          <w:color w:val="000000"/>
          <w:sz w:val="28"/>
          <w:lang w:val="en-US"/>
        </w:rPr>
        <w:t>A.M.,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Fedoruk </w:t>
      </w:r>
      <w:r>
        <w:rPr>
          <w:rFonts w:ascii="Times New Roman" w:hAnsi="Times New Roman"/>
          <w:color w:val="000000"/>
          <w:sz w:val="28"/>
          <w:lang w:val="en-US"/>
        </w:rPr>
        <w:t>M.P.,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Mocek </w:t>
      </w:r>
      <w:r>
        <w:rPr>
          <w:rFonts w:ascii="Times New Roman" w:hAnsi="Times New Roman"/>
          <w:color w:val="000000"/>
          <w:sz w:val="28"/>
          <w:lang w:val="en-US"/>
        </w:rPr>
        <w:t xml:space="preserve">T. </w:t>
      </w:r>
      <w:r w:rsidRPr="0067624D">
        <w:rPr>
          <w:rFonts w:ascii="Times New Roman" w:hAnsi="Times New Roman"/>
          <w:color w:val="000000"/>
          <w:sz w:val="28"/>
          <w:lang w:val="en-US"/>
        </w:rPr>
        <w:t>Ultrashort-pulse laser processing of transparent materials: insight from numerical and semi-analytical models//Proc. SPIE 9735, Laser Applications in Microelectronic and Optoelectronic Manufacturing (LAMOM) XXI, 97</w:t>
      </w:r>
      <w:r>
        <w:rPr>
          <w:rFonts w:ascii="Times New Roman" w:hAnsi="Times New Roman"/>
          <w:color w:val="000000"/>
          <w:sz w:val="28"/>
          <w:lang w:val="en-US"/>
        </w:rPr>
        <w:t>350N (March 14, 2016) (16pages)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. </w:t>
      </w:r>
    </w:p>
    <w:p w14:paraId="770A4730" w14:textId="77777777" w:rsidR="004E0CD0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 xml:space="preserve">7. </w:t>
      </w:r>
      <w:r w:rsidRPr="0067624D">
        <w:rPr>
          <w:rFonts w:ascii="Times New Roman" w:hAnsi="Times New Roman"/>
          <w:color w:val="000000"/>
          <w:sz w:val="28"/>
          <w:lang w:val="en-US"/>
        </w:rPr>
        <w:t>Mermillod-Blondin</w:t>
      </w:r>
      <w:r>
        <w:rPr>
          <w:rFonts w:ascii="Times New Roman" w:hAnsi="Times New Roman"/>
          <w:color w:val="000000"/>
          <w:sz w:val="28"/>
          <w:lang w:val="en-US"/>
        </w:rPr>
        <w:t xml:space="preserve"> A.</w:t>
      </w:r>
      <w:r w:rsidRPr="0067624D">
        <w:rPr>
          <w:rFonts w:ascii="Times New Roman" w:hAnsi="Times New Roman"/>
          <w:color w:val="000000"/>
          <w:sz w:val="28"/>
          <w:lang w:val="en-US"/>
        </w:rPr>
        <w:t>, Rosenfeld</w:t>
      </w:r>
      <w:r w:rsidRPr="00CB58A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A., Stoian</w:t>
      </w:r>
      <w:r w:rsidRPr="00CB58A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R., Audouard E.</w:t>
      </w:r>
      <w:r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Formation dynamics of femtosecond laser-induced phase objects in transparent materials//Proc. Of SPIE </w:t>
      </w:r>
      <w:r>
        <w:rPr>
          <w:rFonts w:ascii="Times New Roman" w:hAnsi="Times New Roman"/>
          <w:color w:val="000000"/>
          <w:sz w:val="28"/>
          <w:lang w:val="en-US"/>
        </w:rPr>
        <w:t xml:space="preserve">2012. </w:t>
      </w:r>
      <w:r w:rsidRPr="0067624D">
        <w:rPr>
          <w:rFonts w:ascii="Times New Roman" w:hAnsi="Times New Roman"/>
          <w:color w:val="000000"/>
          <w:sz w:val="28"/>
          <w:lang w:val="en-US"/>
        </w:rPr>
        <w:t>V</w:t>
      </w:r>
      <w:r>
        <w:rPr>
          <w:rFonts w:ascii="Times New Roman" w:hAnsi="Times New Roman"/>
          <w:color w:val="000000"/>
          <w:sz w:val="28"/>
          <w:lang w:val="en-US"/>
        </w:rPr>
        <w:t>ol. 8247, 82470Q(1-7).</w:t>
      </w:r>
    </w:p>
    <w:p w14:paraId="605A0195" w14:textId="77777777" w:rsidR="004E0CD0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8</w:t>
      </w:r>
      <w:r w:rsidRPr="0067624D">
        <w:rPr>
          <w:rFonts w:ascii="Times New Roman" w:hAnsi="Times New Roman"/>
          <w:color w:val="000000"/>
          <w:sz w:val="28"/>
          <w:lang w:val="en-US"/>
        </w:rPr>
        <w:t>.  Zhang</w:t>
      </w:r>
      <w:r w:rsidRPr="00C36FE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F., Teng</w:t>
      </w:r>
      <w:r w:rsidRPr="00C36FE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Y., Yu</w:t>
      </w:r>
      <w:r w:rsidRPr="00C36FE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Y., Sharafudeen</w:t>
      </w:r>
      <w:r w:rsidRPr="00C36FE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K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>N., Hirao</w:t>
      </w:r>
      <w:r w:rsidRPr="00C36FE7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K., Qiu J.</w:t>
      </w:r>
      <w:r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Formation and applications of periodic structures in transparant materials induced by single fs laser beam//Optical Society of America (Optical materials express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2013</w:t>
      </w:r>
      <w:r>
        <w:rPr>
          <w:rFonts w:ascii="Times New Roman" w:hAnsi="Times New Roman"/>
          <w:color w:val="000000"/>
          <w:sz w:val="28"/>
          <w:lang w:val="en-US"/>
        </w:rPr>
        <w:t>. V</w:t>
      </w:r>
      <w:r w:rsidRPr="0067624D">
        <w:rPr>
          <w:rFonts w:ascii="Times New Roman" w:hAnsi="Times New Roman"/>
          <w:color w:val="000000"/>
          <w:sz w:val="28"/>
          <w:lang w:val="en-US"/>
        </w:rPr>
        <w:t>ol.</w:t>
      </w:r>
      <w:r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3</w:t>
      </w:r>
      <w:r>
        <w:rPr>
          <w:rFonts w:ascii="Times New Roman" w:hAnsi="Times New Roman"/>
          <w:color w:val="000000"/>
          <w:sz w:val="28"/>
          <w:lang w:val="en-US"/>
        </w:rPr>
        <w:t>,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N</w:t>
      </w:r>
      <w:r>
        <w:rPr>
          <w:rFonts w:ascii="Times New Roman" w:hAnsi="Times New Roman"/>
          <w:color w:val="000000"/>
          <w:sz w:val="28"/>
          <w:lang w:val="en-US"/>
        </w:rPr>
        <w:t>o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11</w:t>
      </w:r>
      <w:r>
        <w:rPr>
          <w:rFonts w:ascii="Times New Roman" w:hAnsi="Times New Roman"/>
          <w:color w:val="000000"/>
          <w:sz w:val="28"/>
          <w:lang w:val="en-US"/>
        </w:rPr>
        <w:t>. P</w:t>
      </w:r>
      <w:r w:rsidRPr="0067624D">
        <w:rPr>
          <w:rFonts w:ascii="Times New Roman" w:hAnsi="Times New Roman"/>
          <w:color w:val="000000"/>
          <w:sz w:val="28"/>
          <w:lang w:val="en-US"/>
        </w:rPr>
        <w:t>.1944-1951.</w:t>
      </w:r>
    </w:p>
    <w:p w14:paraId="77FBA8C9" w14:textId="77777777" w:rsidR="004E0CD0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>9</w:t>
      </w:r>
      <w:r w:rsidRPr="0067624D">
        <w:rPr>
          <w:rFonts w:ascii="Times New Roman" w:hAnsi="Times New Roman"/>
          <w:color w:val="000000"/>
          <w:sz w:val="28"/>
          <w:lang w:val="en-US"/>
        </w:rPr>
        <w:t>. Schmitz H., Mezentsev V. Full-vectorial modeling of femtosecond pulses for laser inscription of photonic structures//J. Opt. Soc. Am. B. 2012. V. 29, N</w:t>
      </w:r>
      <w:r>
        <w:rPr>
          <w:rFonts w:ascii="Times New Roman" w:hAnsi="Times New Roman"/>
          <w:color w:val="000000"/>
          <w:sz w:val="28"/>
          <w:lang w:val="en-US"/>
        </w:rPr>
        <w:t>o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6. P. 1208-1217</w:t>
      </w:r>
    </w:p>
    <w:p w14:paraId="0C872A4C" w14:textId="77777777" w:rsidR="004E0CD0" w:rsidRPr="004E0CD0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ru-RU"/>
        </w:rPr>
      </w:pPr>
      <w:r>
        <w:rPr>
          <w:rFonts w:ascii="Times New Roman" w:hAnsi="Times New Roman"/>
          <w:color w:val="000000"/>
          <w:sz w:val="28"/>
          <w:lang w:val="en-US"/>
        </w:rPr>
        <w:t xml:space="preserve">10. </w:t>
      </w:r>
      <w:r w:rsidRPr="0067624D">
        <w:rPr>
          <w:rFonts w:ascii="Times New Roman" w:hAnsi="Times New Roman"/>
          <w:color w:val="000000"/>
          <w:sz w:val="28"/>
          <w:lang w:val="en-US"/>
        </w:rPr>
        <w:t>Potemkin</w:t>
      </w:r>
      <w:r w:rsidRPr="00DE782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F.V., Bravy</w:t>
      </w:r>
      <w:r w:rsidRPr="00DE782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B.G., Bezsudnova</w:t>
      </w:r>
      <w:r w:rsidRPr="00DE7828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Yu I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>, et all Overcritical plasma ignition and diagnostics from oncoming interaction of two color low energy tightly focused femtosecond laser pulses inside fusied silica//Laser Phys. Letters</w:t>
      </w:r>
      <w:r w:rsidRPr="004E0CD0">
        <w:rPr>
          <w:rFonts w:ascii="Times New Roman" w:hAnsi="Times New Roman"/>
          <w:color w:val="000000"/>
          <w:sz w:val="28"/>
          <w:lang w:val="ru-RU"/>
        </w:rPr>
        <w:t xml:space="preserve">. 2016. </w:t>
      </w:r>
      <w:r w:rsidRPr="0067624D">
        <w:rPr>
          <w:rFonts w:ascii="Times New Roman" w:hAnsi="Times New Roman"/>
          <w:color w:val="000000"/>
          <w:sz w:val="28"/>
          <w:lang w:val="en-US"/>
        </w:rPr>
        <w:t>V</w:t>
      </w:r>
      <w:r>
        <w:rPr>
          <w:rFonts w:ascii="Times New Roman" w:hAnsi="Times New Roman"/>
          <w:color w:val="000000"/>
          <w:sz w:val="28"/>
          <w:lang w:val="en-US"/>
        </w:rPr>
        <w:t>ol</w:t>
      </w:r>
      <w:r w:rsidRPr="004E0CD0">
        <w:rPr>
          <w:rFonts w:ascii="Times New Roman" w:hAnsi="Times New Roman"/>
          <w:color w:val="000000"/>
          <w:sz w:val="28"/>
          <w:lang w:val="ru-RU"/>
        </w:rPr>
        <w:t>. 13. 045402</w:t>
      </w:r>
      <w:r w:rsidRPr="0067624D">
        <w:rPr>
          <w:rFonts w:ascii="Times New Roman" w:hAnsi="Times New Roman"/>
          <w:color w:val="000000"/>
          <w:sz w:val="28"/>
          <w:lang w:val="en-US"/>
        </w:rPr>
        <w:t>c</w:t>
      </w:r>
      <w:r w:rsidRPr="004E0CD0">
        <w:rPr>
          <w:rFonts w:ascii="Times New Roman" w:hAnsi="Times New Roman"/>
          <w:color w:val="000000"/>
          <w:sz w:val="28"/>
          <w:lang w:val="ru-RU"/>
        </w:rPr>
        <w:t>(8</w:t>
      </w:r>
      <w:r w:rsidRPr="0067624D">
        <w:rPr>
          <w:rFonts w:ascii="Times New Roman" w:hAnsi="Times New Roman"/>
          <w:color w:val="000000"/>
          <w:sz w:val="28"/>
          <w:lang w:val="en-US"/>
        </w:rPr>
        <w:t>pp</w:t>
      </w:r>
      <w:r w:rsidRPr="004E0CD0">
        <w:rPr>
          <w:rFonts w:ascii="Times New Roman" w:hAnsi="Times New Roman"/>
          <w:color w:val="000000"/>
          <w:sz w:val="28"/>
          <w:lang w:val="ru-RU"/>
        </w:rPr>
        <w:t>).</w:t>
      </w:r>
    </w:p>
    <w:p w14:paraId="386E6214" w14:textId="77777777" w:rsidR="004E0CD0" w:rsidRPr="004E0CD0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4E0CD0">
        <w:rPr>
          <w:rFonts w:ascii="Times New Roman" w:hAnsi="Times New Roman"/>
          <w:color w:val="000000"/>
          <w:sz w:val="28"/>
          <w:lang w:val="ru-RU"/>
        </w:rPr>
        <w:t xml:space="preserve">11. Котельников И.А., Бородин А.В., Шкуринов А.П. Многофотонная ионизация атомов двухцветным лазерным импульсом//ЖЭТФ. 2011. </w:t>
      </w:r>
      <w:r>
        <w:rPr>
          <w:rFonts w:ascii="Times New Roman" w:hAnsi="Times New Roman"/>
          <w:color w:val="000000"/>
          <w:sz w:val="28"/>
        </w:rPr>
        <w:t>Т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. 139, </w:t>
      </w:r>
      <w:r w:rsidRPr="0067624D">
        <w:rPr>
          <w:rFonts w:ascii="Times New Roman" w:hAnsi="Times New Roman"/>
          <w:color w:val="000000"/>
          <w:sz w:val="28"/>
        </w:rPr>
        <w:t>в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. 6. </w:t>
      </w:r>
      <w:r>
        <w:rPr>
          <w:rFonts w:ascii="Times New Roman" w:hAnsi="Times New Roman"/>
          <w:color w:val="000000"/>
          <w:sz w:val="28"/>
        </w:rPr>
        <w:t>С</w:t>
      </w:r>
      <w:r w:rsidRPr="004E0CD0">
        <w:rPr>
          <w:rFonts w:ascii="Times New Roman" w:hAnsi="Times New Roman"/>
          <w:color w:val="000000"/>
          <w:sz w:val="28"/>
          <w:lang w:val="en-US"/>
        </w:rPr>
        <w:t xml:space="preserve">. 1081-1087. </w:t>
      </w:r>
    </w:p>
    <w:p w14:paraId="7DB56324" w14:textId="77777777" w:rsidR="004E0CD0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 w:rsidRPr="0067624D">
        <w:rPr>
          <w:rFonts w:ascii="Times New Roman" w:hAnsi="Times New Roman"/>
          <w:color w:val="000000"/>
          <w:sz w:val="28"/>
          <w:lang w:val="en-US"/>
        </w:rPr>
        <w:t>Kotelnikov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I</w:t>
      </w:r>
      <w:r w:rsidRPr="00544621"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>A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., </w:t>
      </w:r>
      <w:r w:rsidRPr="0067624D">
        <w:rPr>
          <w:rFonts w:ascii="Times New Roman" w:hAnsi="Times New Roman"/>
          <w:color w:val="000000"/>
          <w:sz w:val="28"/>
          <w:lang w:val="en-US"/>
        </w:rPr>
        <w:t>Borodin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A</w:t>
      </w:r>
      <w:r w:rsidRPr="00544621"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>V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., </w:t>
      </w:r>
      <w:r w:rsidRPr="0067624D">
        <w:rPr>
          <w:rFonts w:ascii="Times New Roman" w:hAnsi="Times New Roman"/>
          <w:color w:val="000000"/>
          <w:sz w:val="28"/>
          <w:lang w:val="en-US"/>
        </w:rPr>
        <w:t>Shkurinov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A</w:t>
      </w:r>
      <w:r w:rsidRPr="00544621">
        <w:rPr>
          <w:rFonts w:ascii="Times New Roman" w:hAnsi="Times New Roman"/>
          <w:color w:val="000000"/>
          <w:sz w:val="28"/>
          <w:lang w:val="en-US"/>
        </w:rPr>
        <w:t>.</w:t>
      </w:r>
      <w:r w:rsidRPr="0067624D">
        <w:rPr>
          <w:rFonts w:ascii="Times New Roman" w:hAnsi="Times New Roman"/>
          <w:color w:val="000000"/>
          <w:sz w:val="28"/>
          <w:lang w:val="en-US"/>
        </w:rPr>
        <w:t>P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. </w:t>
      </w:r>
      <w:r w:rsidRPr="0067624D">
        <w:rPr>
          <w:rFonts w:ascii="Times New Roman" w:hAnsi="Times New Roman"/>
          <w:color w:val="000000"/>
          <w:sz w:val="28"/>
          <w:lang w:val="en-US"/>
        </w:rPr>
        <w:t>Multiphoton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ionization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of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atoms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by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a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two</w:t>
      </w:r>
      <w:r w:rsidRPr="00544621">
        <w:rPr>
          <w:rFonts w:ascii="Times New Roman" w:hAnsi="Times New Roman"/>
          <w:color w:val="000000"/>
          <w:sz w:val="28"/>
          <w:lang w:val="en-US"/>
        </w:rPr>
        <w:t>-</w:t>
      </w:r>
      <w:r w:rsidRPr="0067624D">
        <w:rPr>
          <w:rFonts w:ascii="Times New Roman" w:hAnsi="Times New Roman"/>
          <w:color w:val="000000"/>
          <w:sz w:val="28"/>
          <w:lang w:val="en-US"/>
        </w:rPr>
        <w:t>color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laser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67624D">
        <w:rPr>
          <w:rFonts w:ascii="Times New Roman" w:hAnsi="Times New Roman"/>
          <w:color w:val="000000"/>
          <w:sz w:val="28"/>
          <w:lang w:val="en-US"/>
        </w:rPr>
        <w:t>pulse</w:t>
      </w:r>
      <w:r w:rsidRPr="00544621">
        <w:rPr>
          <w:rFonts w:ascii="Times New Roman" w:hAnsi="Times New Roman"/>
          <w:color w:val="000000"/>
          <w:sz w:val="28"/>
          <w:lang w:val="en-US"/>
        </w:rPr>
        <w:t>//</w:t>
      </w:r>
      <w:r w:rsidRPr="0067624D">
        <w:rPr>
          <w:rFonts w:ascii="Times New Roman" w:hAnsi="Times New Roman"/>
          <w:color w:val="000000"/>
          <w:sz w:val="28"/>
          <w:lang w:val="en-US"/>
        </w:rPr>
        <w:t>JETP</w:t>
      </w:r>
      <w:r w:rsidRPr="00544621">
        <w:rPr>
          <w:rFonts w:ascii="Times New Roman" w:hAnsi="Times New Roman"/>
          <w:color w:val="000000"/>
          <w:sz w:val="28"/>
          <w:lang w:val="en-US"/>
        </w:rPr>
        <w:t xml:space="preserve">. 2011. </w:t>
      </w:r>
      <w:r>
        <w:rPr>
          <w:rFonts w:ascii="Times New Roman" w:hAnsi="Times New Roman"/>
          <w:color w:val="000000"/>
          <w:sz w:val="28"/>
          <w:lang w:val="en-US"/>
        </w:rPr>
        <w:t>Vol</w:t>
      </w:r>
      <w:r w:rsidRPr="00544621">
        <w:rPr>
          <w:rFonts w:ascii="Times New Roman" w:hAnsi="Times New Roman"/>
          <w:color w:val="000000"/>
          <w:sz w:val="28"/>
          <w:lang w:val="en-US"/>
        </w:rPr>
        <w:t>.</w:t>
      </w:r>
      <w:r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544621">
        <w:rPr>
          <w:rFonts w:ascii="Times New Roman" w:hAnsi="Times New Roman"/>
          <w:color w:val="000000"/>
          <w:sz w:val="28"/>
          <w:lang w:val="en-US"/>
        </w:rPr>
        <w:t>112</w:t>
      </w:r>
      <w:r w:rsidRPr="0067624D">
        <w:rPr>
          <w:rFonts w:ascii="Times New Roman" w:hAnsi="Times New Roman"/>
          <w:color w:val="000000"/>
          <w:sz w:val="28"/>
          <w:lang w:val="en-US"/>
        </w:rPr>
        <w:t>, N</w:t>
      </w:r>
      <w:r>
        <w:rPr>
          <w:rFonts w:ascii="Times New Roman" w:hAnsi="Times New Roman"/>
          <w:color w:val="000000"/>
          <w:sz w:val="28"/>
          <w:lang w:val="en-US"/>
        </w:rPr>
        <w:t>o</w:t>
      </w:r>
      <w:r w:rsidRPr="0067624D">
        <w:rPr>
          <w:rFonts w:ascii="Times New Roman" w:hAnsi="Times New Roman"/>
          <w:color w:val="000000"/>
          <w:sz w:val="28"/>
          <w:lang w:val="en-US"/>
        </w:rPr>
        <w:t xml:space="preserve"> 6</w:t>
      </w:r>
      <w:r>
        <w:rPr>
          <w:rFonts w:ascii="Times New Roman" w:hAnsi="Times New Roman"/>
          <w:color w:val="000000"/>
          <w:sz w:val="28"/>
          <w:lang w:val="en-US"/>
        </w:rPr>
        <w:t>. P</w:t>
      </w:r>
      <w:r w:rsidRPr="0067624D">
        <w:rPr>
          <w:rFonts w:ascii="Times New Roman" w:hAnsi="Times New Roman"/>
          <w:color w:val="000000"/>
          <w:sz w:val="28"/>
          <w:lang w:val="en-US"/>
        </w:rPr>
        <w:t>. 946-951.</w:t>
      </w:r>
    </w:p>
    <w:p w14:paraId="32A96007" w14:textId="77777777" w:rsidR="004E0CD0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 xml:space="preserve">12. </w:t>
      </w:r>
      <w:r w:rsidRPr="00A51F6F">
        <w:rPr>
          <w:rFonts w:ascii="Times New Roman" w:hAnsi="Times New Roman"/>
          <w:color w:val="000000"/>
          <w:sz w:val="28"/>
          <w:lang w:val="en-US"/>
        </w:rPr>
        <w:t xml:space="preserve">Burakov I.M.,  Bulgakova N.M., Stoian R. et al. Spatial distribution of refractive index variations induced in bulk fused silica by single ultrashot and short laser pulses//J. Appl. Phys. 2007. </w:t>
      </w:r>
      <w:r>
        <w:rPr>
          <w:rFonts w:ascii="Times New Roman" w:hAnsi="Times New Roman"/>
          <w:color w:val="000000"/>
          <w:sz w:val="28"/>
          <w:lang w:val="en-US"/>
        </w:rPr>
        <w:t>Vol. 101. Paper 043506 (7 p.).</w:t>
      </w:r>
    </w:p>
    <w:p w14:paraId="26D5C170" w14:textId="77777777" w:rsidR="004E0CD0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lastRenderedPageBreak/>
        <w:t xml:space="preserve">13. </w:t>
      </w:r>
      <w:r w:rsidRPr="00A51F6F">
        <w:rPr>
          <w:rFonts w:ascii="Times New Roman" w:hAnsi="Times New Roman"/>
          <w:color w:val="000000"/>
          <w:sz w:val="28"/>
          <w:lang w:val="en-US"/>
        </w:rPr>
        <w:t>Couairon A., Sudrie L., Franco M.  et al. Filamintation and damage in fused silica induced by tightly focused femtosecond laser pulses // Phys. Rev. B. 2005.</w:t>
      </w:r>
      <w:r>
        <w:rPr>
          <w:rFonts w:ascii="Times New Roman" w:hAnsi="Times New Roman"/>
          <w:color w:val="000000"/>
          <w:sz w:val="28"/>
          <w:lang w:val="en-US"/>
        </w:rPr>
        <w:t xml:space="preserve"> Vol. 71. Paper 125435 (11 p.).</w:t>
      </w:r>
    </w:p>
    <w:p w14:paraId="716AB7CE" w14:textId="77777777" w:rsidR="004E0CD0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 xml:space="preserve">14. </w:t>
      </w:r>
      <w:r w:rsidRPr="000A5946">
        <w:rPr>
          <w:rFonts w:ascii="Times New Roman" w:hAnsi="Times New Roman"/>
          <w:color w:val="000000"/>
          <w:sz w:val="28"/>
          <w:lang w:val="en-US"/>
        </w:rPr>
        <w:t>Gulley J.R. Ultrafast laser-indused damage and the influence of spectral effects/</w:t>
      </w:r>
      <w:r>
        <w:rPr>
          <w:rFonts w:ascii="Times New Roman" w:hAnsi="Times New Roman"/>
          <w:color w:val="000000"/>
          <w:sz w:val="28"/>
          <w:lang w:val="en-US"/>
        </w:rPr>
        <w:t>/</w:t>
      </w:r>
      <w:r w:rsidRPr="000A5946">
        <w:rPr>
          <w:rFonts w:ascii="Times New Roman" w:hAnsi="Times New Roman"/>
          <w:color w:val="000000"/>
          <w:sz w:val="28"/>
          <w:lang w:val="en-US"/>
        </w:rPr>
        <w:t>Optical engineering 2012</w:t>
      </w:r>
      <w:r>
        <w:rPr>
          <w:rFonts w:ascii="Times New Roman" w:hAnsi="Times New Roman"/>
          <w:color w:val="000000"/>
          <w:sz w:val="28"/>
          <w:lang w:val="en-US"/>
        </w:rPr>
        <w:t xml:space="preserve">. Vol. </w:t>
      </w:r>
      <w:r w:rsidRPr="000A5946">
        <w:rPr>
          <w:rFonts w:ascii="Times New Roman" w:hAnsi="Times New Roman"/>
          <w:color w:val="000000"/>
          <w:sz w:val="28"/>
          <w:lang w:val="en-US"/>
        </w:rPr>
        <w:t xml:space="preserve">51(12) </w:t>
      </w:r>
      <w:r>
        <w:rPr>
          <w:rFonts w:ascii="Times New Roman" w:hAnsi="Times New Roman"/>
          <w:color w:val="000000"/>
          <w:sz w:val="28"/>
          <w:lang w:val="en-US"/>
        </w:rPr>
        <w:t>p.</w:t>
      </w:r>
      <w:r w:rsidRPr="000A5946">
        <w:rPr>
          <w:rFonts w:ascii="Times New Roman" w:hAnsi="Times New Roman"/>
          <w:color w:val="000000"/>
          <w:sz w:val="28"/>
          <w:lang w:val="en-US"/>
        </w:rPr>
        <w:t>121805</w:t>
      </w:r>
      <w:r>
        <w:rPr>
          <w:rFonts w:ascii="Times New Roman" w:hAnsi="Times New Roman"/>
          <w:color w:val="000000"/>
          <w:sz w:val="28"/>
          <w:lang w:val="en-US"/>
        </w:rPr>
        <w:t>.</w:t>
      </w:r>
    </w:p>
    <w:p w14:paraId="261A5D0A" w14:textId="77777777" w:rsidR="004E0CD0" w:rsidRPr="000A5946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 xml:space="preserve">15. </w:t>
      </w:r>
      <w:r w:rsidRPr="000A5946">
        <w:rPr>
          <w:rFonts w:ascii="Times New Roman" w:hAnsi="Times New Roman"/>
          <w:color w:val="000000"/>
          <w:sz w:val="28"/>
          <w:lang w:val="en-US"/>
        </w:rPr>
        <w:t>Gruzdev V.E. Modeling of laser-induced ionization of solid dielectrics for ablation simu</w:t>
      </w:r>
      <w:r>
        <w:rPr>
          <w:rFonts w:ascii="Times New Roman" w:hAnsi="Times New Roman"/>
          <w:color w:val="000000"/>
          <w:sz w:val="28"/>
          <w:lang w:val="en-US"/>
        </w:rPr>
        <w:t>lation: role of effective mass /</w:t>
      </w:r>
      <w:r w:rsidRPr="000A5946">
        <w:rPr>
          <w:rFonts w:ascii="Times New Roman" w:hAnsi="Times New Roman"/>
          <w:color w:val="000000"/>
          <w:sz w:val="28"/>
          <w:lang w:val="en-US"/>
        </w:rPr>
        <w:t>/ Proc. of SPIE Vol. 7842, 784216(1-11)  [CCC code: 0277-786X/10/$18 · doi: 10.1117/12.869760]</w:t>
      </w:r>
    </w:p>
    <w:p w14:paraId="5C6FFE35" w14:textId="77777777" w:rsidR="004E0CD0" w:rsidRPr="000A5946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 xml:space="preserve">16. </w:t>
      </w:r>
      <w:r w:rsidRPr="000A5946">
        <w:rPr>
          <w:rFonts w:ascii="Times New Roman" w:hAnsi="Times New Roman"/>
          <w:color w:val="000000"/>
          <w:sz w:val="28"/>
          <w:lang w:val="en-US"/>
        </w:rPr>
        <w:t>Gruzdev V.E. Photoionization rate in wide band-gap crystals</w:t>
      </w:r>
      <w:r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0A5946">
        <w:rPr>
          <w:rFonts w:ascii="Times New Roman" w:hAnsi="Times New Roman"/>
          <w:color w:val="000000"/>
          <w:sz w:val="28"/>
          <w:lang w:val="en-US"/>
        </w:rPr>
        <w:t>/</w:t>
      </w:r>
      <w:r>
        <w:rPr>
          <w:rFonts w:ascii="Times New Roman" w:hAnsi="Times New Roman"/>
          <w:color w:val="000000"/>
          <w:sz w:val="28"/>
          <w:lang w:val="en-US"/>
        </w:rPr>
        <w:t xml:space="preserve">/ </w:t>
      </w:r>
      <w:r w:rsidRPr="000A5946">
        <w:rPr>
          <w:rFonts w:ascii="Times New Roman" w:hAnsi="Times New Roman"/>
          <w:color w:val="000000"/>
          <w:sz w:val="28"/>
          <w:lang w:val="en-US"/>
        </w:rPr>
        <w:t>Phys. Rev. B</w:t>
      </w:r>
      <w:r>
        <w:rPr>
          <w:rFonts w:ascii="Times New Roman" w:hAnsi="Times New Roman"/>
          <w:color w:val="000000"/>
          <w:sz w:val="28"/>
          <w:lang w:val="en-US"/>
        </w:rPr>
        <w:t>. 2007. Vol 75.</w:t>
      </w:r>
      <w:r w:rsidRPr="000A5946">
        <w:rPr>
          <w:rFonts w:ascii="Times New Roman" w:hAnsi="Times New Roman"/>
          <w:color w:val="000000"/>
          <w:sz w:val="28"/>
          <w:lang w:val="en-US"/>
        </w:rPr>
        <w:t xml:space="preserve"> 10510(1-13)]</w:t>
      </w:r>
    </w:p>
    <w:p w14:paraId="4F780C39" w14:textId="77777777" w:rsidR="004E0CD0" w:rsidRPr="000A5946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 xml:space="preserve">17. </w:t>
      </w:r>
      <w:r w:rsidRPr="000A5946">
        <w:rPr>
          <w:rFonts w:ascii="Times New Roman" w:hAnsi="Times New Roman"/>
          <w:color w:val="000000"/>
          <w:sz w:val="28"/>
          <w:lang w:val="en-US"/>
        </w:rPr>
        <w:t xml:space="preserve">Gruzdev </w:t>
      </w:r>
      <w:r>
        <w:rPr>
          <w:rFonts w:ascii="Times New Roman" w:hAnsi="Times New Roman"/>
          <w:color w:val="000000"/>
          <w:sz w:val="28"/>
          <w:lang w:val="en-US"/>
        </w:rPr>
        <w:t>V. H</w:t>
      </w:r>
      <w:r w:rsidRPr="000A5946">
        <w:rPr>
          <w:rFonts w:ascii="Times New Roman" w:hAnsi="Times New Roman"/>
          <w:color w:val="000000"/>
          <w:sz w:val="28"/>
          <w:lang w:val="en-US"/>
        </w:rPr>
        <w:t>ow the laser-induced ionization of transparent solids can be</w:t>
      </w:r>
      <w:r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0A5946">
        <w:rPr>
          <w:rFonts w:ascii="Times New Roman" w:hAnsi="Times New Roman"/>
          <w:color w:val="000000"/>
          <w:sz w:val="28"/>
          <w:lang w:val="en-US"/>
        </w:rPr>
        <w:t>Suppressed</w:t>
      </w:r>
      <w:r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0A5946">
        <w:rPr>
          <w:rFonts w:ascii="Times New Roman" w:hAnsi="Times New Roman"/>
          <w:color w:val="000000"/>
          <w:sz w:val="28"/>
          <w:lang w:val="en-US"/>
        </w:rPr>
        <w:t>/</w:t>
      </w:r>
      <w:r>
        <w:rPr>
          <w:rFonts w:ascii="Times New Roman" w:hAnsi="Times New Roman"/>
          <w:color w:val="000000"/>
          <w:sz w:val="28"/>
          <w:lang w:val="en-US"/>
        </w:rPr>
        <w:t>/</w:t>
      </w:r>
      <w:r w:rsidRPr="000A5946">
        <w:rPr>
          <w:rFonts w:ascii="Times New Roman" w:hAnsi="Times New Roman"/>
          <w:color w:val="000000"/>
          <w:sz w:val="28"/>
          <w:lang w:val="en-US"/>
        </w:rPr>
        <w:t xml:space="preserve"> Laser-Induced Damage in Optical Materials: 2013, edited by Gregory J. Exarhos</w:t>
      </w:r>
      <w:r>
        <w:rPr>
          <w:rFonts w:ascii="Times New Roman" w:hAnsi="Times New Roman"/>
          <w:color w:val="000000"/>
          <w:sz w:val="28"/>
          <w:lang w:val="en-US"/>
        </w:rPr>
        <w:t>.</w:t>
      </w:r>
    </w:p>
    <w:p w14:paraId="4B79BFCC" w14:textId="77777777" w:rsidR="004E0CD0" w:rsidRPr="0067624D" w:rsidRDefault="004E0CD0" w:rsidP="004E0CD0">
      <w:pPr>
        <w:spacing w:line="240" w:lineRule="auto"/>
        <w:jc w:val="both"/>
        <w:rPr>
          <w:rFonts w:ascii="Times New Roman" w:hAnsi="Times New Roman"/>
          <w:color w:val="000000"/>
          <w:sz w:val="28"/>
          <w:lang w:val="en-US"/>
        </w:rPr>
      </w:pPr>
      <w:r>
        <w:rPr>
          <w:rFonts w:ascii="Times New Roman" w:hAnsi="Times New Roman"/>
          <w:color w:val="000000"/>
          <w:sz w:val="28"/>
          <w:lang w:val="en-US"/>
        </w:rPr>
        <w:t xml:space="preserve">18. </w:t>
      </w:r>
      <w:r w:rsidRPr="000A5946">
        <w:rPr>
          <w:rFonts w:ascii="Times New Roman" w:hAnsi="Times New Roman"/>
          <w:color w:val="000000"/>
          <w:sz w:val="28"/>
          <w:lang w:val="en-US"/>
        </w:rPr>
        <w:t>Gruzdev</w:t>
      </w:r>
      <w:r w:rsidRPr="00F331D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0A5946">
        <w:rPr>
          <w:rFonts w:ascii="Times New Roman" w:hAnsi="Times New Roman"/>
          <w:color w:val="000000"/>
          <w:sz w:val="28"/>
          <w:lang w:val="en-US"/>
        </w:rPr>
        <w:t>V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0A5946">
        <w:rPr>
          <w:rFonts w:ascii="Times New Roman" w:hAnsi="Times New Roman"/>
          <w:color w:val="000000"/>
          <w:sz w:val="28"/>
          <w:lang w:val="en-US"/>
        </w:rPr>
        <w:t>E.</w:t>
      </w:r>
      <w:r>
        <w:rPr>
          <w:rFonts w:ascii="Times New Roman" w:hAnsi="Times New Roman"/>
          <w:color w:val="000000"/>
          <w:sz w:val="28"/>
          <w:lang w:val="en-US"/>
        </w:rPr>
        <w:t>,</w:t>
      </w:r>
      <w:r w:rsidRPr="000A5946">
        <w:rPr>
          <w:rFonts w:ascii="Times New Roman" w:hAnsi="Times New Roman"/>
          <w:color w:val="000000"/>
          <w:sz w:val="28"/>
          <w:lang w:val="en-US"/>
        </w:rPr>
        <w:t xml:space="preserve"> Menapace</w:t>
      </w:r>
      <w:r>
        <w:rPr>
          <w:rFonts w:ascii="Times New Roman" w:hAnsi="Times New Roman"/>
          <w:color w:val="000000"/>
          <w:sz w:val="28"/>
          <w:lang w:val="en-US"/>
        </w:rPr>
        <w:t xml:space="preserve"> J.A.</w:t>
      </w:r>
      <w:r w:rsidRPr="000A5946">
        <w:rPr>
          <w:rFonts w:ascii="Times New Roman" w:hAnsi="Times New Roman"/>
          <w:color w:val="000000"/>
          <w:sz w:val="28"/>
          <w:lang w:val="en-US"/>
        </w:rPr>
        <w:t>, Ristau</w:t>
      </w:r>
      <w:r>
        <w:rPr>
          <w:rFonts w:ascii="Times New Roman" w:hAnsi="Times New Roman"/>
          <w:color w:val="000000"/>
          <w:sz w:val="28"/>
          <w:lang w:val="en-US"/>
        </w:rPr>
        <w:t xml:space="preserve"> D.</w:t>
      </w:r>
      <w:r w:rsidRPr="000A5946">
        <w:rPr>
          <w:rFonts w:ascii="Times New Roman" w:hAnsi="Times New Roman"/>
          <w:color w:val="000000"/>
          <w:sz w:val="28"/>
          <w:lang w:val="en-US"/>
        </w:rPr>
        <w:t>, Soileau</w:t>
      </w:r>
      <w:r w:rsidRPr="00F331D4"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0A5946">
        <w:rPr>
          <w:rFonts w:ascii="Times New Roman" w:hAnsi="Times New Roman"/>
          <w:color w:val="000000"/>
          <w:sz w:val="28"/>
          <w:lang w:val="en-US"/>
        </w:rPr>
        <w:t>MJ</w:t>
      </w:r>
      <w:r>
        <w:rPr>
          <w:rFonts w:ascii="Times New Roman" w:hAnsi="Times New Roman"/>
          <w:color w:val="000000"/>
          <w:sz w:val="28"/>
          <w:lang w:val="en-US"/>
        </w:rPr>
        <w:t>.</w:t>
      </w:r>
      <w:r w:rsidRPr="000A5946">
        <w:rPr>
          <w:rFonts w:ascii="Times New Roman" w:hAnsi="Times New Roman"/>
          <w:color w:val="000000"/>
          <w:sz w:val="28"/>
          <w:lang w:val="en-US"/>
        </w:rPr>
        <w:t xml:space="preserve">, Proc. of SPIE </w:t>
      </w:r>
      <w:r>
        <w:rPr>
          <w:rFonts w:ascii="Times New Roman" w:hAnsi="Times New Roman"/>
          <w:color w:val="000000"/>
          <w:sz w:val="28"/>
          <w:lang w:val="en-US"/>
        </w:rPr>
        <w:t xml:space="preserve">2013. </w:t>
      </w:r>
      <w:r w:rsidRPr="000A5946">
        <w:rPr>
          <w:rFonts w:ascii="Times New Roman" w:hAnsi="Times New Roman"/>
          <w:color w:val="000000"/>
          <w:sz w:val="28"/>
          <w:lang w:val="en-US"/>
        </w:rPr>
        <w:t>Vol.</w:t>
      </w:r>
      <w:r>
        <w:rPr>
          <w:rFonts w:ascii="Times New Roman" w:hAnsi="Times New Roman"/>
          <w:color w:val="000000"/>
          <w:sz w:val="28"/>
          <w:lang w:val="en-US"/>
        </w:rPr>
        <w:t xml:space="preserve"> </w:t>
      </w:r>
      <w:r w:rsidRPr="000A5946">
        <w:rPr>
          <w:rFonts w:ascii="Times New Roman" w:hAnsi="Times New Roman"/>
          <w:color w:val="000000"/>
          <w:sz w:val="28"/>
          <w:lang w:val="en-US"/>
        </w:rPr>
        <w:t>8885, 88851S ·</w:t>
      </w:r>
      <w:r>
        <w:rPr>
          <w:rFonts w:ascii="Times New Roman" w:hAnsi="Times New Roman"/>
          <w:color w:val="000000"/>
          <w:sz w:val="28"/>
          <w:lang w:val="en-US"/>
        </w:rPr>
        <w:t xml:space="preserve">(1-12) </w:t>
      </w:r>
      <w:r w:rsidRPr="000A5946">
        <w:rPr>
          <w:rFonts w:ascii="Times New Roman" w:hAnsi="Times New Roman"/>
          <w:color w:val="000000"/>
          <w:sz w:val="28"/>
          <w:lang w:val="en-US"/>
        </w:rPr>
        <w:t xml:space="preserve"> doi: 10.1117/12.2031805</w:t>
      </w:r>
    </w:p>
    <w:p w14:paraId="18BFCDD4" w14:textId="77777777" w:rsidR="00353282" w:rsidRPr="00855E62" w:rsidRDefault="00353282">
      <w:pPr>
        <w:rPr>
          <w:lang w:val="ru-RU"/>
        </w:rPr>
      </w:pPr>
    </w:p>
    <w:sectPr w:rsidR="00353282" w:rsidRPr="00855E62">
      <w:pgSz w:w="11900" w:h="16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Thibault Derrien" w:date="2019-02-14T18:25:00Z" w:initials="TD">
    <w:p w14:paraId="69E9F73F" w14:textId="77777777" w:rsidR="00830ED9" w:rsidRDefault="00830ED9">
      <w:pPr>
        <w:pStyle w:val="CommentText"/>
      </w:pPr>
      <w:r>
        <w:rPr>
          <w:rStyle w:val="CommentReference"/>
        </w:rPr>
        <w:annotationRef/>
      </w:r>
      <w:r>
        <w:t>I understand that I have to apply this formula to use the single-color Keldysh rates files you provided me. I also understand I should multiply them with the density of the solid. The single-color rates you sent are expressed in 1/fs, yes?</w:t>
      </w:r>
    </w:p>
  </w:comment>
  <w:comment w:id="1" w:author="Thibault Derrien" w:date="2019-02-14T18:18:00Z" w:initials="TD">
    <w:p w14:paraId="4FBF2592" w14:textId="77777777" w:rsidR="00830ED9" w:rsidRDefault="00830ED9">
      <w:pPr>
        <w:pStyle w:val="CommentText"/>
      </w:pPr>
      <w:r>
        <w:rPr>
          <w:rStyle w:val="CommentReference"/>
        </w:rPr>
        <w:annotationRef/>
      </w:r>
      <w:r>
        <w:t xml:space="preserve">I understand that agreement with paper of Gruzdev can be obtained only if using optical refractive index everywhere (due to pulse compression in matter). This enables to repeat 1 to 1 the results of Gruzdev. I agree to use it. </w:t>
      </w:r>
    </w:p>
  </w:comment>
  <w:comment w:id="2" w:author="Thibault Derrien" w:date="2019-02-14T18:26:00Z" w:initials="TD">
    <w:p w14:paraId="73112B47" w14:textId="38A1E92E" w:rsidR="00377EF3" w:rsidRDefault="00702BD0">
      <w:pPr>
        <w:pStyle w:val="CommentText"/>
      </w:pPr>
      <w:r>
        <w:t xml:space="preserve">You provided me with </w:t>
      </w:r>
      <w:r w:rsidR="00377EF3">
        <w:rPr>
          <w:rStyle w:val="CommentReference"/>
        </w:rPr>
        <w:annotationRef/>
      </w:r>
      <w:r>
        <w:t xml:space="preserve">similar reuslts </w:t>
      </w:r>
      <w:r w:rsidR="00377EF3">
        <w:t>at 800 nm for Si (gap 2.56 eV</w:t>
      </w:r>
      <w:r>
        <w:t xml:space="preserve"> a</w:t>
      </w:r>
      <w:r w:rsidR="00377EF3">
        <w:t>nd effective mass 0.2226)</w:t>
      </w:r>
      <w:r>
        <w:t xml:space="preserve">. </w:t>
      </w:r>
      <w:r w:rsidR="00377EF3">
        <w:t xml:space="preserve">Then I </w:t>
      </w:r>
      <w:r>
        <w:t xml:space="preserve">can now </w:t>
      </w:r>
      <w:r w:rsidR="00377EF3">
        <w:t xml:space="preserve">introduce them </w:t>
      </w:r>
      <w:r>
        <w:t>to my comparison with TDDFT simulations</w:t>
      </w:r>
      <w:r w:rsidR="00377EF3">
        <w:t xml:space="preserve">.  </w:t>
      </w:r>
    </w:p>
  </w:comment>
  <w:comment w:id="3" w:author="Thibault Derrien" w:date="2019-02-14T18:20:00Z" w:initials="TD">
    <w:p w14:paraId="74B62971" w14:textId="77777777" w:rsidR="00830ED9" w:rsidRDefault="00830ED9">
      <w:pPr>
        <w:pStyle w:val="CommentText"/>
      </w:pPr>
      <w:r>
        <w:rPr>
          <w:rStyle w:val="CommentReference"/>
        </w:rPr>
        <w:annotationRef/>
      </w:r>
      <w:r>
        <w:t xml:space="preserve">Does it refer to the 6 photon-excitation in SiO2? Optical index n may be missing then. </w:t>
      </w:r>
    </w:p>
  </w:comment>
  <w:comment w:id="6" w:author="Thibault Derrien" w:date="2019-02-14T18:23:00Z" w:initials="TD">
    <w:p w14:paraId="0B60CE90" w14:textId="77777777" w:rsidR="00830ED9" w:rsidRDefault="00830ED9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t xml:space="preserve"> Does it refer to some convergence rate?</w:t>
      </w:r>
    </w:p>
  </w:comment>
  <w:comment w:id="7" w:author="Thibault Derrien" w:date="2019-02-14T18:27:00Z" w:initials="TD">
    <w:p w14:paraId="1BE11D31" w14:textId="77777777" w:rsidR="00377EF3" w:rsidRDefault="00377EF3">
      <w:pPr>
        <w:pStyle w:val="CommentText"/>
      </w:pPr>
      <w:r>
        <w:rPr>
          <w:rStyle w:val="CommentReference"/>
        </w:rPr>
        <w:annotationRef/>
      </w:r>
      <w:r>
        <w:t>6 photons: I understand that it must be for SiO2, yes?</w:t>
      </w:r>
    </w:p>
  </w:comment>
  <w:comment w:id="8" w:author="Thibault Derrien" w:date="2019-02-14T18:30:00Z" w:initials="TD">
    <w:p w14:paraId="2629A117" w14:textId="30114F51" w:rsidR="00377EF3" w:rsidRDefault="00377EF3">
      <w:pPr>
        <w:pStyle w:val="CommentText"/>
      </w:pPr>
      <w:r>
        <w:rPr>
          <w:rStyle w:val="CommentReference"/>
        </w:rPr>
        <w:annotationRef/>
      </w:r>
      <w:r>
        <w:t xml:space="preserve">Could I ask which formula this refers to? It would be interesting to discuss this topic further (for future). For example, we could consider using the existing pseudo-potentials to prepare material dependent Keldysh rates, not only as function of the gap energy, but also as function of the atonic potentials themselves. </w:t>
      </w:r>
      <w:r w:rsidR="00702BD0">
        <w:t>This night lift up the hydrogenoid hypothesis.</w:t>
      </w:r>
    </w:p>
  </w:comment>
  <w:comment w:id="9" w:author="Thibault Derrien" w:date="2019-02-14T18:32:00Z" w:initials="TD">
    <w:p w14:paraId="2615C35A" w14:textId="77777777" w:rsidR="00377EF3" w:rsidRDefault="00377EF3">
      <w:pPr>
        <w:pStyle w:val="CommentText"/>
      </w:pPr>
      <w:r>
        <w:rPr>
          <w:rStyle w:val="CommentReference"/>
        </w:rPr>
        <w:annotationRef/>
      </w:r>
      <w:r>
        <w:t xml:space="preserve">Coulomb interaction may be very difficult to account for. I dont think it would be so simple to account for it. </w:t>
      </w:r>
    </w:p>
  </w:comment>
  <w:comment w:id="12" w:author="Thibault Derrien" w:date="2019-02-14T18:34:00Z" w:initials="TD">
    <w:p w14:paraId="2BF41EED" w14:textId="05DD5A42" w:rsidR="00377EF3" w:rsidRDefault="00702BD0">
      <w:pPr>
        <w:pStyle w:val="CommentText"/>
      </w:pPr>
      <w:r>
        <w:t xml:space="preserve">OK. </w:t>
      </w:r>
      <w:r w:rsidR="00377EF3">
        <w:rPr>
          <w:rStyle w:val="CommentReference"/>
        </w:rPr>
        <w:annotationRef/>
      </w:r>
      <w:r w:rsidR="00377EF3">
        <w:t xml:space="preserve">I can now prepare adjustment of the fitting parameter on the TDDFT simulation results. </w:t>
      </w:r>
    </w:p>
  </w:comment>
  <w:comment w:id="13" w:author="Thibault Derrien" w:date="2019-02-14T18:35:00Z" w:initials="TD">
    <w:p w14:paraId="4F532BA9" w14:textId="7AC95E5E" w:rsidR="00377EF3" w:rsidRDefault="00377EF3">
      <w:pPr>
        <w:pStyle w:val="CommentText"/>
      </w:pPr>
      <w:r>
        <w:rPr>
          <w:rStyle w:val="CommentReference"/>
        </w:rPr>
        <w:annotationRef/>
      </w:r>
      <w:r>
        <w:t xml:space="preserve">Beyond MPI regime, this approximation is </w:t>
      </w:r>
      <w:r w:rsidR="00702BD0">
        <w:t xml:space="preserve">indeed </w:t>
      </w:r>
      <w:r>
        <w:t xml:space="preserve">broken. </w:t>
      </w:r>
      <w:r w:rsidR="00702BD0">
        <w:t xml:space="preserve">Tunneling models dont really explain the TDDFT results. </w:t>
      </w:r>
    </w:p>
  </w:comment>
  <w:comment w:id="16" w:author="Thibault Derrien" w:date="2019-02-14T18:35:00Z" w:initials="TD">
    <w:p w14:paraId="44BEC9C3" w14:textId="77777777" w:rsidR="00377EF3" w:rsidRDefault="00377EF3">
      <w:pPr>
        <w:pStyle w:val="CommentText"/>
      </w:pPr>
      <w:r>
        <w:rPr>
          <w:rStyle w:val="CommentReference"/>
        </w:rPr>
        <w:annotationRef/>
      </w:r>
      <w:r>
        <w:t xml:space="preserve">Is it cm-3/s-1 ? </w:t>
      </w:r>
      <w:r>
        <w:sym w:font="Wingdings" w:char="F04A"/>
      </w:r>
    </w:p>
  </w:comment>
  <w:comment w:id="17" w:author="Thibault Derrien" w:date="2019-02-14T18:36:00Z" w:initials="TD">
    <w:p w14:paraId="664F0FBC" w14:textId="77777777" w:rsidR="00377EF3" w:rsidRDefault="00377EF3">
      <w:pPr>
        <w:pStyle w:val="CommentText"/>
      </w:pPr>
      <w:r>
        <w:rPr>
          <w:rStyle w:val="CommentReference"/>
        </w:rPr>
        <w:annotationRef/>
      </w:r>
      <w:r>
        <w:t>But Gruzdev does not account for it. However, I may have found that Gulley is using a series that does not converge. Hence, I don’t use his paper</w:t>
      </w:r>
      <w:r w:rsidR="00BB21D9">
        <w:t xml:space="preserve">. </w:t>
      </w:r>
    </w:p>
  </w:comment>
  <w:comment w:id="18" w:author="Thibault Derrien" w:date="2019-02-14T18:38:00Z" w:initials="TD">
    <w:p w14:paraId="021B8D98" w14:textId="77777777" w:rsidR="00BB21D9" w:rsidRDefault="00BB21D9">
      <w:pPr>
        <w:pStyle w:val="CommentText"/>
      </w:pPr>
      <w:r>
        <w:rPr>
          <w:rStyle w:val="CommentReference"/>
        </w:rPr>
        <w:annotationRef/>
      </w:r>
      <w:r>
        <w:t xml:space="preserve">I have rather worked with the paper of Gruwdev 2014. I could repeat his numerical calculations 1 to 1. But Gulley seems to have made a mistake in writing his fornulas in the paper, as the sum he indicated does not converge. </w:t>
      </w:r>
    </w:p>
  </w:comment>
  <w:comment w:id="19" w:author="Thibault Derrien" w:date="2019-02-14T18:39:00Z" w:initials="TD">
    <w:p w14:paraId="7613C214" w14:textId="77777777" w:rsidR="00BB21D9" w:rsidRDefault="00BB21D9">
      <w:pPr>
        <w:pStyle w:val="CommentText"/>
      </w:pPr>
      <w:r>
        <w:rPr>
          <w:rStyle w:val="CommentReference"/>
        </w:rPr>
        <w:annotationRef/>
      </w:r>
      <w:r>
        <w:t>Do you mean E(t) = E1 e1 cos (...) + E2 e2 cos ( ... ) instead?</w:t>
      </w:r>
    </w:p>
  </w:comment>
  <w:comment w:id="20" w:author="Thibault Derrien" w:date="2019-02-14T18:40:00Z" w:initials="TD">
    <w:p w14:paraId="6F096C81" w14:textId="3F990245" w:rsidR="00BB21D9" w:rsidRDefault="00BB21D9">
      <w:pPr>
        <w:pStyle w:val="CommentText"/>
      </w:pPr>
      <w:r>
        <w:rPr>
          <w:rStyle w:val="CommentReference"/>
        </w:rPr>
        <w:annotationRef/>
      </w:r>
      <w:r>
        <w:t>What is alpha</w:t>
      </w:r>
      <w:r w:rsidR="00702BD0">
        <w:t xml:space="preserve"> here</w:t>
      </w:r>
      <w:r>
        <w:t xml:space="preserve">? Is it the fine structure constant? Did you use atomic units or CGS here? In atomic units, alpha is the speed of light in vacuum. </w:t>
      </w:r>
    </w:p>
  </w:comment>
  <w:comment w:id="21" w:author="Thibault Derrien" w:date="2019-02-14T18:42:00Z" w:initials="TD">
    <w:p w14:paraId="57948FB7" w14:textId="77777777" w:rsidR="00BB21D9" w:rsidRDefault="00BB21D9">
      <w:pPr>
        <w:pStyle w:val="CommentText"/>
      </w:pPr>
      <w:r>
        <w:rPr>
          <w:rStyle w:val="CommentReference"/>
        </w:rPr>
        <w:annotationRef/>
      </w:r>
      <w:r>
        <w:t xml:space="preserve">Does E(er) refers to dipolar approximation of the electric field? </w:t>
      </w:r>
    </w:p>
  </w:comment>
  <w:comment w:id="22" w:author="Thibault Derrien" w:date="2019-02-14T18:44:00Z" w:initials="TD">
    <w:p w14:paraId="795A4D3F" w14:textId="77777777" w:rsidR="00BB21D9" w:rsidRDefault="00BB21D9">
      <w:pPr>
        <w:pStyle w:val="CommentText"/>
      </w:pPr>
      <w:r>
        <w:rPr>
          <w:rStyle w:val="CommentReference"/>
        </w:rPr>
        <w:annotationRef/>
      </w:r>
      <w:r>
        <w:t>Do you mean that Keldysh’s paper uses a negative charge,</w:t>
      </w:r>
      <w:bookmarkStart w:id="23" w:name="_GoBack"/>
      <w:bookmarkEnd w:id="23"/>
      <w:r>
        <w:t xml:space="preserve"> but you have used a positive one, yes?</w:t>
      </w:r>
    </w:p>
  </w:comment>
  <w:comment w:id="24" w:author="Thibault Derrien" w:date="2019-02-14T18:44:00Z" w:initials="TD">
    <w:p w14:paraId="18526E10" w14:textId="77777777" w:rsidR="00BB21D9" w:rsidRDefault="00BB21D9">
      <w:pPr>
        <w:pStyle w:val="CommentText"/>
      </w:pPr>
      <w:r>
        <w:rPr>
          <w:rStyle w:val="CommentReference"/>
        </w:rPr>
        <w:annotationRef/>
      </w:r>
      <w:r>
        <w:t xml:space="preserve">I would propose lim_t-&gt;oo int_0^t | psi |^2 / tau, where tau is pulse duration. Otherwise, w may be 0, as total density is a finite number.  </w:t>
      </w:r>
    </w:p>
  </w:comment>
  <w:comment w:id="25" w:author="Thibault Derrien" w:date="2019-02-14T18:47:00Z" w:initials="TD">
    <w:p w14:paraId="2D551F2D" w14:textId="77777777" w:rsidR="00BB21D9" w:rsidRDefault="00BB21D9">
      <w:pPr>
        <w:pStyle w:val="CommentText"/>
      </w:pPr>
      <w:r>
        <w:rPr>
          <w:rStyle w:val="CommentReference"/>
        </w:rPr>
        <w:annotationRef/>
      </w:r>
      <w:r w:rsidR="00054908">
        <w:rPr>
          <w:rStyle w:val="CommentReference"/>
        </w:rPr>
        <w:t xml:space="preserve">Kind of ... OK </w:t>
      </w:r>
      <w:r w:rsidR="00054908" w:rsidRPr="00054908">
        <w:rPr>
          <w:rStyle w:val="CommentReference"/>
        </w:rPr>
        <w:sym w:font="Wingdings" w:char="F04A"/>
      </w:r>
    </w:p>
  </w:comment>
  <w:comment w:id="26" w:author="Thibault Derrien" w:date="2019-02-14T18:48:00Z" w:initials="TD">
    <w:p w14:paraId="3599C023" w14:textId="77777777" w:rsidR="00054908" w:rsidRDefault="00054908">
      <w:pPr>
        <w:pStyle w:val="CommentText"/>
      </w:pPr>
      <w:r>
        <w:rPr>
          <w:rStyle w:val="CommentReference"/>
        </w:rPr>
        <w:annotationRef/>
      </w:r>
      <w:r>
        <w:t xml:space="preserve">If you agree with my previous comment, we may update the equations of this page. </w:t>
      </w:r>
    </w:p>
  </w:comment>
  <w:comment w:id="27" w:author="Thibault Derrien" w:date="2019-02-14T18:50:00Z" w:initials="TD">
    <w:p w14:paraId="666CE0CB" w14:textId="77777777" w:rsidR="00054908" w:rsidRDefault="00054908">
      <w:pPr>
        <w:pStyle w:val="CommentText"/>
      </w:pPr>
      <w:r>
        <w:rPr>
          <w:rStyle w:val="CommentReference"/>
        </w:rPr>
        <w:annotationRef/>
      </w:r>
      <w:r>
        <w:t xml:space="preserve">Why 2^10 ? What is its origin? </w:t>
      </w:r>
    </w:p>
  </w:comment>
  <w:comment w:id="28" w:author="Thibault Derrien" w:date="2019-02-14T18:49:00Z" w:initials="TD">
    <w:p w14:paraId="79F8C307" w14:textId="77777777" w:rsidR="00054908" w:rsidRDefault="00054908">
      <w:pPr>
        <w:pStyle w:val="CommentText"/>
      </w:pPr>
      <w:r>
        <w:rPr>
          <w:rStyle w:val="CommentReference"/>
        </w:rPr>
        <w:annotationRef/>
      </w:r>
      <w:r>
        <w:t>t^-1 after the integral may be a t_pulse^-1</w:t>
      </w:r>
    </w:p>
  </w:comment>
  <w:comment w:id="29" w:author="Thibault Derrien" w:date="2019-02-14T18:51:00Z" w:initials="TD">
    <w:p w14:paraId="575EEA56" w14:textId="77777777" w:rsidR="00054908" w:rsidRDefault="00054908">
      <w:pPr>
        <w:pStyle w:val="CommentText"/>
      </w:pPr>
      <w:r>
        <w:t xml:space="preserve">You mean </w:t>
      </w:r>
      <w:r>
        <w:rPr>
          <w:rStyle w:val="CommentReference"/>
        </w:rPr>
        <w:annotationRef/>
      </w:r>
      <w:r>
        <w:t>cm^-3, maybe</w:t>
      </w:r>
    </w:p>
  </w:comment>
  <w:comment w:id="30" w:author="Thibault Derrien" w:date="2019-02-14T19:12:00Z" w:initials="TD">
    <w:p w14:paraId="46231CA7" w14:textId="338F94E0" w:rsidR="00FC77B3" w:rsidRDefault="00FC77B3">
      <w:pPr>
        <w:pStyle w:val="CommentText"/>
      </w:pPr>
      <w:r>
        <w:rPr>
          <w:rStyle w:val="CommentReference"/>
        </w:rPr>
        <w:annotationRef/>
      </w:r>
      <w:r>
        <w:t xml:space="preserve">Is it related to a parabolic band structure? </w:t>
      </w:r>
    </w:p>
  </w:comment>
  <w:comment w:id="31" w:author="Thibault Derrien" w:date="2019-02-14T19:12:00Z" w:initials="TD">
    <w:p w14:paraId="264F325D" w14:textId="19163914" w:rsidR="00FC77B3" w:rsidRDefault="00FC77B3">
      <w:pPr>
        <w:pStyle w:val="CommentText"/>
      </w:pPr>
      <w:r>
        <w:rPr>
          <w:rStyle w:val="CommentReference"/>
        </w:rPr>
        <w:annotationRef/>
      </w:r>
      <w:r>
        <w:t>Same comment as before: E(t) = E1 e1 cos( ... ) + E2 e2 cos ( ... )</w:t>
      </w:r>
    </w:p>
  </w:comment>
  <w:comment w:id="36" w:author="Thibault Derrien" w:date="2019-02-14T19:14:00Z" w:initials="TD">
    <w:p w14:paraId="3E043971" w14:textId="4F2184FE" w:rsidR="00FC77B3" w:rsidRDefault="00FC77B3">
      <w:pPr>
        <w:pStyle w:val="CommentText"/>
      </w:pPr>
      <w:r>
        <w:rPr>
          <w:rStyle w:val="CommentReference"/>
        </w:rPr>
        <w:annotationRef/>
      </w:r>
      <w:r>
        <w:t xml:space="preserve">Same question: what is alpha? Which unit does it has? Maybe this text is repeated? </w:t>
      </w:r>
    </w:p>
  </w:comment>
  <w:comment w:id="37" w:author="Thibault Derrien" w:date="2019-02-14T19:15:00Z" w:initials="TD">
    <w:p w14:paraId="53F7D5B8" w14:textId="10BB054A" w:rsidR="00FC77B3" w:rsidRDefault="00FC77B3">
      <w:pPr>
        <w:pStyle w:val="CommentText"/>
      </w:pPr>
      <w:r>
        <w:rPr>
          <w:rStyle w:val="CommentReference"/>
        </w:rPr>
        <w:annotationRef/>
      </w:r>
      <w:r>
        <w:t xml:space="preserve">Okay, we can find this coefficient using my TDDFT simulations.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9E9F73F" w15:done="0"/>
  <w15:commentEx w15:paraId="4FBF2592" w15:done="0"/>
  <w15:commentEx w15:paraId="73112B47" w15:done="0"/>
  <w15:commentEx w15:paraId="74B62971" w15:done="0"/>
  <w15:commentEx w15:paraId="0B60CE90" w15:done="0"/>
  <w15:commentEx w15:paraId="1BE11D31" w15:done="0"/>
  <w15:commentEx w15:paraId="2629A117" w15:done="0"/>
  <w15:commentEx w15:paraId="2615C35A" w15:done="0"/>
  <w15:commentEx w15:paraId="2BF41EED" w15:done="0"/>
  <w15:commentEx w15:paraId="4F532BA9" w15:done="0"/>
  <w15:commentEx w15:paraId="44BEC9C3" w15:done="0"/>
  <w15:commentEx w15:paraId="664F0FBC" w15:done="0"/>
  <w15:commentEx w15:paraId="021B8D98" w15:done="0"/>
  <w15:commentEx w15:paraId="7613C214" w15:done="0"/>
  <w15:commentEx w15:paraId="6F096C81" w15:done="0"/>
  <w15:commentEx w15:paraId="57948FB7" w15:done="0"/>
  <w15:commentEx w15:paraId="795A4D3F" w15:done="0"/>
  <w15:commentEx w15:paraId="18526E10" w15:done="0"/>
  <w15:commentEx w15:paraId="2D551F2D" w15:done="0"/>
  <w15:commentEx w15:paraId="3599C023" w15:done="0"/>
  <w15:commentEx w15:paraId="666CE0CB" w15:done="0"/>
  <w15:commentEx w15:paraId="79F8C307" w15:done="0"/>
  <w15:commentEx w15:paraId="575EEA56" w15:done="0"/>
  <w15:commentEx w15:paraId="46231CA7" w15:done="0"/>
  <w15:commentEx w15:paraId="264F325D" w15:done="0"/>
  <w15:commentEx w15:paraId="3E043971" w15:done="0"/>
  <w15:commentEx w15:paraId="53F7D5B8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C3A57C" w14:textId="77777777" w:rsidR="000E347C" w:rsidRDefault="000E347C" w:rsidP="007F05C3">
      <w:pPr>
        <w:spacing w:after="0" w:line="240" w:lineRule="auto"/>
      </w:pPr>
      <w:r>
        <w:separator/>
      </w:r>
    </w:p>
  </w:endnote>
  <w:endnote w:type="continuationSeparator" w:id="0">
    <w:p w14:paraId="70A567CE" w14:textId="77777777" w:rsidR="000E347C" w:rsidRDefault="000E347C" w:rsidP="007F0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2A0DB2" w14:textId="77777777" w:rsidR="000E347C" w:rsidRDefault="000E347C" w:rsidP="007F05C3">
      <w:pPr>
        <w:spacing w:after="0" w:line="240" w:lineRule="auto"/>
      </w:pPr>
      <w:r>
        <w:separator/>
      </w:r>
    </w:p>
  </w:footnote>
  <w:footnote w:type="continuationSeparator" w:id="0">
    <w:p w14:paraId="195E2EC1" w14:textId="77777777" w:rsidR="000E347C" w:rsidRDefault="000E347C" w:rsidP="007F05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D732D2"/>
    <w:multiLevelType w:val="hybridMultilevel"/>
    <w:tmpl w:val="F028F0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F4B84"/>
    <w:multiLevelType w:val="hybridMultilevel"/>
    <w:tmpl w:val="97180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A1E4919"/>
    <w:multiLevelType w:val="hybridMultilevel"/>
    <w:tmpl w:val="9DCAD8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hibault Derrien">
    <w15:presenceInfo w15:providerId="None" w15:userId="Thibault Derrie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7F36"/>
    <w:rsid w:val="00001F4E"/>
    <w:rsid w:val="00016BCA"/>
    <w:rsid w:val="00026238"/>
    <w:rsid w:val="000271F3"/>
    <w:rsid w:val="00030AE0"/>
    <w:rsid w:val="000315B1"/>
    <w:rsid w:val="00033354"/>
    <w:rsid w:val="000529B7"/>
    <w:rsid w:val="00054908"/>
    <w:rsid w:val="00055365"/>
    <w:rsid w:val="0005666A"/>
    <w:rsid w:val="0006523E"/>
    <w:rsid w:val="00075C69"/>
    <w:rsid w:val="000768BE"/>
    <w:rsid w:val="00076EFA"/>
    <w:rsid w:val="00077627"/>
    <w:rsid w:val="00086215"/>
    <w:rsid w:val="00086B0F"/>
    <w:rsid w:val="00091DC1"/>
    <w:rsid w:val="0009356D"/>
    <w:rsid w:val="0009708B"/>
    <w:rsid w:val="000B09DC"/>
    <w:rsid w:val="000B414F"/>
    <w:rsid w:val="000C0ECD"/>
    <w:rsid w:val="000C4B0B"/>
    <w:rsid w:val="000D371F"/>
    <w:rsid w:val="000E03A0"/>
    <w:rsid w:val="000E347C"/>
    <w:rsid w:val="00101A47"/>
    <w:rsid w:val="0010205C"/>
    <w:rsid w:val="00103007"/>
    <w:rsid w:val="001243A7"/>
    <w:rsid w:val="00126038"/>
    <w:rsid w:val="0012788D"/>
    <w:rsid w:val="00137A00"/>
    <w:rsid w:val="00144EF7"/>
    <w:rsid w:val="001458FD"/>
    <w:rsid w:val="00146638"/>
    <w:rsid w:val="0016142A"/>
    <w:rsid w:val="00161693"/>
    <w:rsid w:val="00162D3B"/>
    <w:rsid w:val="00164B4F"/>
    <w:rsid w:val="00173C8F"/>
    <w:rsid w:val="00174709"/>
    <w:rsid w:val="00174A37"/>
    <w:rsid w:val="0017514D"/>
    <w:rsid w:val="00182B7E"/>
    <w:rsid w:val="00184D44"/>
    <w:rsid w:val="0019014D"/>
    <w:rsid w:val="00191509"/>
    <w:rsid w:val="001C07BC"/>
    <w:rsid w:val="001C21EA"/>
    <w:rsid w:val="001D55D5"/>
    <w:rsid w:val="001E0413"/>
    <w:rsid w:val="001E50E2"/>
    <w:rsid w:val="001F67EB"/>
    <w:rsid w:val="00210BCB"/>
    <w:rsid w:val="00212076"/>
    <w:rsid w:val="00227F14"/>
    <w:rsid w:val="00231860"/>
    <w:rsid w:val="002375D1"/>
    <w:rsid w:val="00241083"/>
    <w:rsid w:val="00251985"/>
    <w:rsid w:val="00252643"/>
    <w:rsid w:val="00253480"/>
    <w:rsid w:val="002565F3"/>
    <w:rsid w:val="00261069"/>
    <w:rsid w:val="00267BCF"/>
    <w:rsid w:val="00283881"/>
    <w:rsid w:val="00293AF5"/>
    <w:rsid w:val="00297659"/>
    <w:rsid w:val="002A4390"/>
    <w:rsid w:val="002C0E75"/>
    <w:rsid w:val="002D774B"/>
    <w:rsid w:val="002D7BC7"/>
    <w:rsid w:val="002E28E1"/>
    <w:rsid w:val="002F6C16"/>
    <w:rsid w:val="00301C2C"/>
    <w:rsid w:val="00312A38"/>
    <w:rsid w:val="00317B36"/>
    <w:rsid w:val="00322A01"/>
    <w:rsid w:val="00327B84"/>
    <w:rsid w:val="003330DB"/>
    <w:rsid w:val="00342048"/>
    <w:rsid w:val="003502B0"/>
    <w:rsid w:val="00353282"/>
    <w:rsid w:val="00354D9A"/>
    <w:rsid w:val="00354E2B"/>
    <w:rsid w:val="003566A7"/>
    <w:rsid w:val="00356E08"/>
    <w:rsid w:val="003647E7"/>
    <w:rsid w:val="00365A76"/>
    <w:rsid w:val="00367D29"/>
    <w:rsid w:val="00377EF3"/>
    <w:rsid w:val="00380420"/>
    <w:rsid w:val="00380C0E"/>
    <w:rsid w:val="00383017"/>
    <w:rsid w:val="003833F6"/>
    <w:rsid w:val="00384A0A"/>
    <w:rsid w:val="00385692"/>
    <w:rsid w:val="00386D2B"/>
    <w:rsid w:val="0039190E"/>
    <w:rsid w:val="00396871"/>
    <w:rsid w:val="003A085B"/>
    <w:rsid w:val="003A1C8A"/>
    <w:rsid w:val="003A3386"/>
    <w:rsid w:val="003B3E58"/>
    <w:rsid w:val="003B7A33"/>
    <w:rsid w:val="003D32D3"/>
    <w:rsid w:val="003D6631"/>
    <w:rsid w:val="003D7D4A"/>
    <w:rsid w:val="00407972"/>
    <w:rsid w:val="0041721D"/>
    <w:rsid w:val="00437788"/>
    <w:rsid w:val="00441A11"/>
    <w:rsid w:val="00441CE7"/>
    <w:rsid w:val="00441F65"/>
    <w:rsid w:val="004426B3"/>
    <w:rsid w:val="004729C6"/>
    <w:rsid w:val="00473ECC"/>
    <w:rsid w:val="00477D92"/>
    <w:rsid w:val="00482CDB"/>
    <w:rsid w:val="0048347D"/>
    <w:rsid w:val="00490BA2"/>
    <w:rsid w:val="00493F17"/>
    <w:rsid w:val="004B14FE"/>
    <w:rsid w:val="004C054F"/>
    <w:rsid w:val="004C3A6B"/>
    <w:rsid w:val="004D3DC8"/>
    <w:rsid w:val="004E0CD0"/>
    <w:rsid w:val="004E22DE"/>
    <w:rsid w:val="004E7298"/>
    <w:rsid w:val="004E757E"/>
    <w:rsid w:val="004F4979"/>
    <w:rsid w:val="00502211"/>
    <w:rsid w:val="00506E41"/>
    <w:rsid w:val="00511881"/>
    <w:rsid w:val="0051415C"/>
    <w:rsid w:val="005173EB"/>
    <w:rsid w:val="00524476"/>
    <w:rsid w:val="00526C6E"/>
    <w:rsid w:val="00536435"/>
    <w:rsid w:val="00541424"/>
    <w:rsid w:val="00542698"/>
    <w:rsid w:val="00550CB8"/>
    <w:rsid w:val="0055162E"/>
    <w:rsid w:val="0055298C"/>
    <w:rsid w:val="0055763D"/>
    <w:rsid w:val="0056765A"/>
    <w:rsid w:val="005772D6"/>
    <w:rsid w:val="0058273E"/>
    <w:rsid w:val="00594C9A"/>
    <w:rsid w:val="005B2E21"/>
    <w:rsid w:val="005C0C06"/>
    <w:rsid w:val="005D3998"/>
    <w:rsid w:val="005D48D4"/>
    <w:rsid w:val="005E1B7F"/>
    <w:rsid w:val="005E383F"/>
    <w:rsid w:val="005E7592"/>
    <w:rsid w:val="006100C5"/>
    <w:rsid w:val="0061060C"/>
    <w:rsid w:val="00612A0B"/>
    <w:rsid w:val="00622044"/>
    <w:rsid w:val="0062411E"/>
    <w:rsid w:val="00631539"/>
    <w:rsid w:val="006515AE"/>
    <w:rsid w:val="006552C8"/>
    <w:rsid w:val="00670254"/>
    <w:rsid w:val="00670F6A"/>
    <w:rsid w:val="00672698"/>
    <w:rsid w:val="00676B08"/>
    <w:rsid w:val="00681EF3"/>
    <w:rsid w:val="006916E0"/>
    <w:rsid w:val="00696366"/>
    <w:rsid w:val="006969B0"/>
    <w:rsid w:val="00696AE8"/>
    <w:rsid w:val="00697F86"/>
    <w:rsid w:val="006A7868"/>
    <w:rsid w:val="006B002B"/>
    <w:rsid w:val="006D31F1"/>
    <w:rsid w:val="006E0D47"/>
    <w:rsid w:val="006E4CD8"/>
    <w:rsid w:val="00702BD0"/>
    <w:rsid w:val="007279C7"/>
    <w:rsid w:val="00731F0A"/>
    <w:rsid w:val="007761EA"/>
    <w:rsid w:val="007854E6"/>
    <w:rsid w:val="00791070"/>
    <w:rsid w:val="007A364D"/>
    <w:rsid w:val="007A4118"/>
    <w:rsid w:val="007A58BE"/>
    <w:rsid w:val="007B0CAD"/>
    <w:rsid w:val="007B2C92"/>
    <w:rsid w:val="007C1788"/>
    <w:rsid w:val="007D35A6"/>
    <w:rsid w:val="007E6E40"/>
    <w:rsid w:val="007E7942"/>
    <w:rsid w:val="007F0316"/>
    <w:rsid w:val="007F05C3"/>
    <w:rsid w:val="007F71AB"/>
    <w:rsid w:val="00802671"/>
    <w:rsid w:val="008063D6"/>
    <w:rsid w:val="008141CC"/>
    <w:rsid w:val="00814820"/>
    <w:rsid w:val="00815D96"/>
    <w:rsid w:val="00817F28"/>
    <w:rsid w:val="00824F54"/>
    <w:rsid w:val="00830ED9"/>
    <w:rsid w:val="00832AE4"/>
    <w:rsid w:val="008429A7"/>
    <w:rsid w:val="00845210"/>
    <w:rsid w:val="00855E62"/>
    <w:rsid w:val="00865CEC"/>
    <w:rsid w:val="00867871"/>
    <w:rsid w:val="0088192E"/>
    <w:rsid w:val="0088464A"/>
    <w:rsid w:val="008854EE"/>
    <w:rsid w:val="008926EF"/>
    <w:rsid w:val="008945DB"/>
    <w:rsid w:val="008A3BA0"/>
    <w:rsid w:val="008A5FAD"/>
    <w:rsid w:val="008B342A"/>
    <w:rsid w:val="008F3DD1"/>
    <w:rsid w:val="0090281E"/>
    <w:rsid w:val="00910840"/>
    <w:rsid w:val="00912658"/>
    <w:rsid w:val="00916DF4"/>
    <w:rsid w:val="00917992"/>
    <w:rsid w:val="0093113C"/>
    <w:rsid w:val="00935C0E"/>
    <w:rsid w:val="0093705C"/>
    <w:rsid w:val="00942362"/>
    <w:rsid w:val="00947D36"/>
    <w:rsid w:val="00957154"/>
    <w:rsid w:val="00963819"/>
    <w:rsid w:val="009705F8"/>
    <w:rsid w:val="00970C9B"/>
    <w:rsid w:val="009745DF"/>
    <w:rsid w:val="009753EB"/>
    <w:rsid w:val="009800B2"/>
    <w:rsid w:val="00987658"/>
    <w:rsid w:val="00991199"/>
    <w:rsid w:val="009928CB"/>
    <w:rsid w:val="00993B93"/>
    <w:rsid w:val="009A6A65"/>
    <w:rsid w:val="009A6E39"/>
    <w:rsid w:val="009B1170"/>
    <w:rsid w:val="009B269B"/>
    <w:rsid w:val="009B46BC"/>
    <w:rsid w:val="009D1997"/>
    <w:rsid w:val="009D616B"/>
    <w:rsid w:val="009D623C"/>
    <w:rsid w:val="009F23B6"/>
    <w:rsid w:val="009F54B0"/>
    <w:rsid w:val="00A019FA"/>
    <w:rsid w:val="00A0422A"/>
    <w:rsid w:val="00A16B2A"/>
    <w:rsid w:val="00A32D58"/>
    <w:rsid w:val="00A33DF4"/>
    <w:rsid w:val="00A37894"/>
    <w:rsid w:val="00A41910"/>
    <w:rsid w:val="00A461B1"/>
    <w:rsid w:val="00A476B5"/>
    <w:rsid w:val="00A51952"/>
    <w:rsid w:val="00A51DAB"/>
    <w:rsid w:val="00A53235"/>
    <w:rsid w:val="00A548C4"/>
    <w:rsid w:val="00A57076"/>
    <w:rsid w:val="00A607D1"/>
    <w:rsid w:val="00A77FDC"/>
    <w:rsid w:val="00A81EDD"/>
    <w:rsid w:val="00A8288D"/>
    <w:rsid w:val="00AA1345"/>
    <w:rsid w:val="00AA34CE"/>
    <w:rsid w:val="00AA4366"/>
    <w:rsid w:val="00AB35B3"/>
    <w:rsid w:val="00AB3D1F"/>
    <w:rsid w:val="00AC1240"/>
    <w:rsid w:val="00AC2057"/>
    <w:rsid w:val="00AC216D"/>
    <w:rsid w:val="00AD2E28"/>
    <w:rsid w:val="00AD49A3"/>
    <w:rsid w:val="00AD6B0A"/>
    <w:rsid w:val="00AE3112"/>
    <w:rsid w:val="00AE65EB"/>
    <w:rsid w:val="00AF2CDC"/>
    <w:rsid w:val="00B019E1"/>
    <w:rsid w:val="00B059C4"/>
    <w:rsid w:val="00B07A4B"/>
    <w:rsid w:val="00B17F36"/>
    <w:rsid w:val="00B25D94"/>
    <w:rsid w:val="00B3151D"/>
    <w:rsid w:val="00B31C3C"/>
    <w:rsid w:val="00B372AA"/>
    <w:rsid w:val="00B51402"/>
    <w:rsid w:val="00B641FB"/>
    <w:rsid w:val="00B66D7E"/>
    <w:rsid w:val="00B811DD"/>
    <w:rsid w:val="00B852B9"/>
    <w:rsid w:val="00B91267"/>
    <w:rsid w:val="00B94257"/>
    <w:rsid w:val="00BA577D"/>
    <w:rsid w:val="00BB21D9"/>
    <w:rsid w:val="00BB6F41"/>
    <w:rsid w:val="00BD3E95"/>
    <w:rsid w:val="00BE05F8"/>
    <w:rsid w:val="00BE2C18"/>
    <w:rsid w:val="00BE2FE3"/>
    <w:rsid w:val="00BE4CA4"/>
    <w:rsid w:val="00BF6650"/>
    <w:rsid w:val="00C02344"/>
    <w:rsid w:val="00C070C4"/>
    <w:rsid w:val="00C1174C"/>
    <w:rsid w:val="00C1401A"/>
    <w:rsid w:val="00C261D9"/>
    <w:rsid w:val="00C33B33"/>
    <w:rsid w:val="00C3476A"/>
    <w:rsid w:val="00C34EF2"/>
    <w:rsid w:val="00C4004A"/>
    <w:rsid w:val="00C452EB"/>
    <w:rsid w:val="00C55243"/>
    <w:rsid w:val="00C56E3B"/>
    <w:rsid w:val="00C57C01"/>
    <w:rsid w:val="00C70DC0"/>
    <w:rsid w:val="00C74441"/>
    <w:rsid w:val="00C83D86"/>
    <w:rsid w:val="00C86B7D"/>
    <w:rsid w:val="00C93718"/>
    <w:rsid w:val="00CA673A"/>
    <w:rsid w:val="00CA7FCC"/>
    <w:rsid w:val="00CB1A7D"/>
    <w:rsid w:val="00CC0B31"/>
    <w:rsid w:val="00CD10E6"/>
    <w:rsid w:val="00CD3A30"/>
    <w:rsid w:val="00CD7328"/>
    <w:rsid w:val="00CE5337"/>
    <w:rsid w:val="00CF3DCC"/>
    <w:rsid w:val="00CF5C21"/>
    <w:rsid w:val="00CF7011"/>
    <w:rsid w:val="00D15D65"/>
    <w:rsid w:val="00D3257F"/>
    <w:rsid w:val="00D33656"/>
    <w:rsid w:val="00D37AAA"/>
    <w:rsid w:val="00D4773D"/>
    <w:rsid w:val="00D47F22"/>
    <w:rsid w:val="00D502D5"/>
    <w:rsid w:val="00D52DAB"/>
    <w:rsid w:val="00D576EB"/>
    <w:rsid w:val="00D57D17"/>
    <w:rsid w:val="00D57FD7"/>
    <w:rsid w:val="00D60369"/>
    <w:rsid w:val="00D60490"/>
    <w:rsid w:val="00D75062"/>
    <w:rsid w:val="00DA198B"/>
    <w:rsid w:val="00DB2ADB"/>
    <w:rsid w:val="00DB59B2"/>
    <w:rsid w:val="00DB5B3F"/>
    <w:rsid w:val="00DC5ACB"/>
    <w:rsid w:val="00DD17B8"/>
    <w:rsid w:val="00DD28A8"/>
    <w:rsid w:val="00DD34F6"/>
    <w:rsid w:val="00DE7D3A"/>
    <w:rsid w:val="00DF2B76"/>
    <w:rsid w:val="00E01308"/>
    <w:rsid w:val="00E04295"/>
    <w:rsid w:val="00E113B0"/>
    <w:rsid w:val="00E14790"/>
    <w:rsid w:val="00E152F7"/>
    <w:rsid w:val="00E1572C"/>
    <w:rsid w:val="00E163E0"/>
    <w:rsid w:val="00E2019D"/>
    <w:rsid w:val="00E21E10"/>
    <w:rsid w:val="00E22715"/>
    <w:rsid w:val="00E30EFC"/>
    <w:rsid w:val="00E36E5B"/>
    <w:rsid w:val="00E429FE"/>
    <w:rsid w:val="00E564E4"/>
    <w:rsid w:val="00E64275"/>
    <w:rsid w:val="00E73EE5"/>
    <w:rsid w:val="00E81FDC"/>
    <w:rsid w:val="00E85063"/>
    <w:rsid w:val="00E92320"/>
    <w:rsid w:val="00EA2CDE"/>
    <w:rsid w:val="00EA4A28"/>
    <w:rsid w:val="00EA4A4F"/>
    <w:rsid w:val="00EA5256"/>
    <w:rsid w:val="00EA729C"/>
    <w:rsid w:val="00EB23B7"/>
    <w:rsid w:val="00EB5C18"/>
    <w:rsid w:val="00EB74BD"/>
    <w:rsid w:val="00ED1C26"/>
    <w:rsid w:val="00ED3CBB"/>
    <w:rsid w:val="00F00B25"/>
    <w:rsid w:val="00F010DD"/>
    <w:rsid w:val="00F02F8C"/>
    <w:rsid w:val="00F15BC1"/>
    <w:rsid w:val="00F228B0"/>
    <w:rsid w:val="00F22BC9"/>
    <w:rsid w:val="00F23B29"/>
    <w:rsid w:val="00F31BF2"/>
    <w:rsid w:val="00F34DFA"/>
    <w:rsid w:val="00F36737"/>
    <w:rsid w:val="00F36CEA"/>
    <w:rsid w:val="00F43AB9"/>
    <w:rsid w:val="00F44B19"/>
    <w:rsid w:val="00F44BE9"/>
    <w:rsid w:val="00F52C32"/>
    <w:rsid w:val="00F56F1C"/>
    <w:rsid w:val="00F63196"/>
    <w:rsid w:val="00F71C81"/>
    <w:rsid w:val="00F722E6"/>
    <w:rsid w:val="00F73FB9"/>
    <w:rsid w:val="00F75142"/>
    <w:rsid w:val="00F769C8"/>
    <w:rsid w:val="00F86659"/>
    <w:rsid w:val="00F878F5"/>
    <w:rsid w:val="00F905A3"/>
    <w:rsid w:val="00F97592"/>
    <w:rsid w:val="00F9788B"/>
    <w:rsid w:val="00FA0873"/>
    <w:rsid w:val="00FA7BAA"/>
    <w:rsid w:val="00FB76E8"/>
    <w:rsid w:val="00FC2449"/>
    <w:rsid w:val="00FC51CA"/>
    <w:rsid w:val="00FC77B3"/>
    <w:rsid w:val="00FC7957"/>
    <w:rsid w:val="00FC7FA9"/>
    <w:rsid w:val="00FD6E4A"/>
    <w:rsid w:val="00FF1B9E"/>
    <w:rsid w:val="00FF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43956"/>
  <w15:docId w15:val="{C96B1418-1D62-4173-B131-2135966DC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23B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3B2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F05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05C3"/>
  </w:style>
  <w:style w:type="paragraph" w:styleId="Footer">
    <w:name w:val="footer"/>
    <w:basedOn w:val="Normal"/>
    <w:link w:val="FooterChar"/>
    <w:uiPriority w:val="99"/>
    <w:unhideWhenUsed/>
    <w:rsid w:val="007F05C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05C3"/>
  </w:style>
  <w:style w:type="paragraph" w:styleId="ListParagraph">
    <w:name w:val="List Paragraph"/>
    <w:basedOn w:val="Normal"/>
    <w:uiPriority w:val="34"/>
    <w:qFormat/>
    <w:rsid w:val="00C4004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30E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0ED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0E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0ED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0ED9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B21D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5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3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671" Type="http://schemas.openxmlformats.org/officeDocument/2006/relationships/oleObject" Target="embeddings/oleObject358.bin"/><Relationship Id="rId769" Type="http://schemas.openxmlformats.org/officeDocument/2006/relationships/oleObject" Target="embeddings/oleObject413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1.bin"/><Relationship Id="rId531" Type="http://schemas.openxmlformats.org/officeDocument/2006/relationships/oleObject" Target="embeddings/oleObject281.bin"/><Relationship Id="rId629" Type="http://schemas.openxmlformats.org/officeDocument/2006/relationships/image" Target="media/image289.wmf"/><Relationship Id="rId170" Type="http://schemas.openxmlformats.org/officeDocument/2006/relationships/oleObject" Target="embeddings/oleObject82.bin"/><Relationship Id="rId836" Type="http://schemas.openxmlformats.org/officeDocument/2006/relationships/oleObject" Target="embeddings/oleObject447.bin"/><Relationship Id="rId268" Type="http://schemas.openxmlformats.org/officeDocument/2006/relationships/oleObject" Target="embeddings/oleObject132.bin"/><Relationship Id="rId475" Type="http://schemas.openxmlformats.org/officeDocument/2006/relationships/image" Target="media/image214.wmf"/><Relationship Id="rId682" Type="http://schemas.openxmlformats.org/officeDocument/2006/relationships/oleObject" Target="embeddings/oleObject366.bin"/><Relationship Id="rId903" Type="http://schemas.openxmlformats.org/officeDocument/2006/relationships/oleObject" Target="embeddings/oleObject483.bin"/><Relationship Id="rId32" Type="http://schemas.openxmlformats.org/officeDocument/2006/relationships/image" Target="media/image13.wmf"/><Relationship Id="rId128" Type="http://schemas.openxmlformats.org/officeDocument/2006/relationships/oleObject" Target="embeddings/oleObject61.bin"/><Relationship Id="rId335" Type="http://schemas.openxmlformats.org/officeDocument/2006/relationships/image" Target="media/image160.wmf"/><Relationship Id="rId542" Type="http://schemas.openxmlformats.org/officeDocument/2006/relationships/image" Target="media/image247.wmf"/><Relationship Id="rId181" Type="http://schemas.openxmlformats.org/officeDocument/2006/relationships/image" Target="media/image85.wmf"/><Relationship Id="rId402" Type="http://schemas.openxmlformats.org/officeDocument/2006/relationships/image" Target="media/image190.wmf"/><Relationship Id="rId847" Type="http://schemas.openxmlformats.org/officeDocument/2006/relationships/oleObject" Target="embeddings/oleObject454.bin"/><Relationship Id="rId279" Type="http://schemas.openxmlformats.org/officeDocument/2006/relationships/image" Target="media/image133.wmf"/><Relationship Id="rId486" Type="http://schemas.openxmlformats.org/officeDocument/2006/relationships/oleObject" Target="embeddings/oleObject258.bin"/><Relationship Id="rId693" Type="http://schemas.openxmlformats.org/officeDocument/2006/relationships/oleObject" Target="embeddings/oleObject373.bin"/><Relationship Id="rId707" Type="http://schemas.openxmlformats.org/officeDocument/2006/relationships/image" Target="media/image318.wmf"/><Relationship Id="rId914" Type="http://schemas.openxmlformats.org/officeDocument/2006/relationships/image" Target="media/image416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4.wmf"/><Relationship Id="rId346" Type="http://schemas.openxmlformats.org/officeDocument/2006/relationships/oleObject" Target="embeddings/oleObject173.bin"/><Relationship Id="rId553" Type="http://schemas.openxmlformats.org/officeDocument/2006/relationships/oleObject" Target="embeddings/oleObject292.bin"/><Relationship Id="rId760" Type="http://schemas.openxmlformats.org/officeDocument/2006/relationships/image" Target="media/image343.wmf"/><Relationship Id="rId192" Type="http://schemas.openxmlformats.org/officeDocument/2006/relationships/image" Target="media/image91.wmf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12.bin"/><Relationship Id="rId858" Type="http://schemas.openxmlformats.org/officeDocument/2006/relationships/image" Target="media/image390.wmf"/><Relationship Id="rId497" Type="http://schemas.openxmlformats.org/officeDocument/2006/relationships/oleObject" Target="embeddings/oleObject264.bin"/><Relationship Id="rId620" Type="http://schemas.openxmlformats.org/officeDocument/2006/relationships/image" Target="media/image285.wmf"/><Relationship Id="rId718" Type="http://schemas.openxmlformats.org/officeDocument/2006/relationships/image" Target="media/image323.wmf"/><Relationship Id="rId925" Type="http://schemas.openxmlformats.org/officeDocument/2006/relationships/image" Target="media/image421.wmf"/><Relationship Id="rId357" Type="http://schemas.openxmlformats.org/officeDocument/2006/relationships/oleObject" Target="embeddings/oleObject179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6.bin"/><Relationship Id="rId564" Type="http://schemas.openxmlformats.org/officeDocument/2006/relationships/image" Target="media/image258.wmf"/><Relationship Id="rId771" Type="http://schemas.openxmlformats.org/officeDocument/2006/relationships/oleObject" Target="embeddings/oleObject414.bin"/><Relationship Id="rId869" Type="http://schemas.openxmlformats.org/officeDocument/2006/relationships/oleObject" Target="embeddings/oleObject465.bin"/><Relationship Id="rId424" Type="http://schemas.openxmlformats.org/officeDocument/2006/relationships/oleObject" Target="embeddings/oleObject223.bin"/><Relationship Id="rId631" Type="http://schemas.openxmlformats.org/officeDocument/2006/relationships/image" Target="media/image290.wmf"/><Relationship Id="rId729" Type="http://schemas.openxmlformats.org/officeDocument/2006/relationships/oleObject" Target="embeddings/oleObject392.bin"/><Relationship Id="rId270" Type="http://schemas.openxmlformats.org/officeDocument/2006/relationships/oleObject" Target="embeddings/oleObject133.bin"/><Relationship Id="rId936" Type="http://schemas.openxmlformats.org/officeDocument/2006/relationships/image" Target="media/image427.wmf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2.bin"/><Relationship Id="rId368" Type="http://schemas.openxmlformats.org/officeDocument/2006/relationships/oleObject" Target="embeddings/oleObject185.bin"/><Relationship Id="rId575" Type="http://schemas.openxmlformats.org/officeDocument/2006/relationships/oleObject" Target="embeddings/oleObject303.bin"/><Relationship Id="rId782" Type="http://schemas.openxmlformats.org/officeDocument/2006/relationships/oleObject" Target="embeddings/oleObject419.bin"/><Relationship Id="rId228" Type="http://schemas.openxmlformats.org/officeDocument/2006/relationships/image" Target="media/image108.wmf"/><Relationship Id="rId435" Type="http://schemas.openxmlformats.org/officeDocument/2006/relationships/oleObject" Target="embeddings/oleObject230.bin"/><Relationship Id="rId642" Type="http://schemas.openxmlformats.org/officeDocument/2006/relationships/oleObject" Target="embeddings/oleObject340.bin"/><Relationship Id="rId281" Type="http://schemas.openxmlformats.org/officeDocument/2006/relationships/image" Target="media/image134.wmf"/><Relationship Id="rId502" Type="http://schemas.openxmlformats.org/officeDocument/2006/relationships/image" Target="media/image227.wmf"/><Relationship Id="rId76" Type="http://schemas.openxmlformats.org/officeDocument/2006/relationships/image" Target="media/image35.wmf"/><Relationship Id="rId141" Type="http://schemas.openxmlformats.org/officeDocument/2006/relationships/image" Target="media/image65.wmf"/><Relationship Id="rId379" Type="http://schemas.openxmlformats.org/officeDocument/2006/relationships/image" Target="media/image180.wmf"/><Relationship Id="rId586" Type="http://schemas.openxmlformats.org/officeDocument/2006/relationships/image" Target="media/image269.wmf"/><Relationship Id="rId793" Type="http://schemas.openxmlformats.org/officeDocument/2006/relationships/image" Target="media/image360.wmf"/><Relationship Id="rId807" Type="http://schemas.openxmlformats.org/officeDocument/2006/relationships/oleObject" Target="embeddings/oleObject432.bin"/><Relationship Id="rId7" Type="http://schemas.openxmlformats.org/officeDocument/2006/relationships/endnotes" Target="endnotes.xml"/><Relationship Id="rId239" Type="http://schemas.openxmlformats.org/officeDocument/2006/relationships/oleObject" Target="embeddings/oleObject117.bin"/><Relationship Id="rId446" Type="http://schemas.openxmlformats.org/officeDocument/2006/relationships/image" Target="media/image201.wmf"/><Relationship Id="rId653" Type="http://schemas.openxmlformats.org/officeDocument/2006/relationships/image" Target="media/image298.wmf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2.bin"/><Relationship Id="rId860" Type="http://schemas.openxmlformats.org/officeDocument/2006/relationships/image" Target="media/image391.wmf"/><Relationship Id="rId87" Type="http://schemas.openxmlformats.org/officeDocument/2006/relationships/image" Target="media/image39.wmf"/><Relationship Id="rId513" Type="http://schemas.openxmlformats.org/officeDocument/2006/relationships/oleObject" Target="embeddings/oleObject272.bin"/><Relationship Id="rId597" Type="http://schemas.openxmlformats.org/officeDocument/2006/relationships/image" Target="media/image274.wmf"/><Relationship Id="rId720" Type="http://schemas.openxmlformats.org/officeDocument/2006/relationships/image" Target="media/image324.wmf"/><Relationship Id="rId818" Type="http://schemas.openxmlformats.org/officeDocument/2006/relationships/oleObject" Target="embeddings/oleObject438.bin"/><Relationship Id="rId152" Type="http://schemas.openxmlformats.org/officeDocument/2006/relationships/oleObject" Target="embeddings/oleObject73.bin"/><Relationship Id="rId457" Type="http://schemas.openxmlformats.org/officeDocument/2006/relationships/oleObject" Target="embeddings/oleObject243.bin"/><Relationship Id="rId664" Type="http://schemas.openxmlformats.org/officeDocument/2006/relationships/oleObject" Target="embeddings/oleObject353.bin"/><Relationship Id="rId871" Type="http://schemas.openxmlformats.org/officeDocument/2006/relationships/image" Target="media/image396.wmf"/><Relationship Id="rId14" Type="http://schemas.openxmlformats.org/officeDocument/2006/relationships/image" Target="media/image4.wmf"/><Relationship Id="rId317" Type="http://schemas.openxmlformats.org/officeDocument/2006/relationships/image" Target="media/image151.wmf"/><Relationship Id="rId524" Type="http://schemas.openxmlformats.org/officeDocument/2006/relationships/image" Target="media/image238.wmf"/><Relationship Id="rId731" Type="http://schemas.openxmlformats.org/officeDocument/2006/relationships/oleObject" Target="embeddings/oleObject393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76.wmf"/><Relationship Id="rId370" Type="http://schemas.openxmlformats.org/officeDocument/2006/relationships/oleObject" Target="embeddings/oleObject186.bin"/><Relationship Id="rId829" Type="http://schemas.openxmlformats.org/officeDocument/2006/relationships/image" Target="media/image377.wmf"/><Relationship Id="rId230" Type="http://schemas.openxmlformats.org/officeDocument/2006/relationships/image" Target="media/image109.wmf"/><Relationship Id="rId468" Type="http://schemas.openxmlformats.org/officeDocument/2006/relationships/oleObject" Target="embeddings/oleObject249.bin"/><Relationship Id="rId675" Type="http://schemas.openxmlformats.org/officeDocument/2006/relationships/oleObject" Target="embeddings/oleObject361.bin"/><Relationship Id="rId882" Type="http://schemas.openxmlformats.org/officeDocument/2006/relationships/oleObject" Target="embeddings/oleObject472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3.bin"/><Relationship Id="rId535" Type="http://schemas.openxmlformats.org/officeDocument/2006/relationships/oleObject" Target="embeddings/oleObject283.bin"/><Relationship Id="rId742" Type="http://schemas.openxmlformats.org/officeDocument/2006/relationships/image" Target="media/image335.wmf"/><Relationship Id="rId174" Type="http://schemas.openxmlformats.org/officeDocument/2006/relationships/oleObject" Target="embeddings/oleObject84.bin"/><Relationship Id="rId381" Type="http://schemas.openxmlformats.org/officeDocument/2006/relationships/image" Target="media/image181.wmf"/><Relationship Id="rId602" Type="http://schemas.openxmlformats.org/officeDocument/2006/relationships/oleObject" Target="embeddings/oleObject317.bin"/><Relationship Id="rId241" Type="http://schemas.openxmlformats.org/officeDocument/2006/relationships/oleObject" Target="embeddings/oleObject118.bin"/><Relationship Id="rId479" Type="http://schemas.openxmlformats.org/officeDocument/2006/relationships/image" Target="media/image216.wmf"/><Relationship Id="rId686" Type="http://schemas.openxmlformats.org/officeDocument/2006/relationships/oleObject" Target="embeddings/oleObject369.bin"/><Relationship Id="rId893" Type="http://schemas.openxmlformats.org/officeDocument/2006/relationships/oleObject" Target="embeddings/oleObject478.bin"/><Relationship Id="rId907" Type="http://schemas.openxmlformats.org/officeDocument/2006/relationships/image" Target="media/image414.wmf"/><Relationship Id="rId36" Type="http://schemas.openxmlformats.org/officeDocument/2006/relationships/image" Target="media/image15.wmf"/><Relationship Id="rId339" Type="http://schemas.openxmlformats.org/officeDocument/2006/relationships/image" Target="media/image162.wmf"/><Relationship Id="rId546" Type="http://schemas.openxmlformats.org/officeDocument/2006/relationships/image" Target="media/image249.wmf"/><Relationship Id="rId753" Type="http://schemas.openxmlformats.org/officeDocument/2006/relationships/oleObject" Target="embeddings/oleObject405.bin"/><Relationship Id="rId101" Type="http://schemas.openxmlformats.org/officeDocument/2006/relationships/image" Target="media/image46.wmf"/><Relationship Id="rId185" Type="http://schemas.openxmlformats.org/officeDocument/2006/relationships/image" Target="media/image87.wmf"/><Relationship Id="rId406" Type="http://schemas.openxmlformats.org/officeDocument/2006/relationships/oleObject" Target="embeddings/oleObject207.bin"/><Relationship Id="rId392" Type="http://schemas.openxmlformats.org/officeDocument/2006/relationships/oleObject" Target="embeddings/oleObject197.bin"/><Relationship Id="rId613" Type="http://schemas.openxmlformats.org/officeDocument/2006/relationships/image" Target="media/image282.wmf"/><Relationship Id="rId697" Type="http://schemas.openxmlformats.org/officeDocument/2006/relationships/oleObject" Target="embeddings/oleObject375.bin"/><Relationship Id="rId820" Type="http://schemas.openxmlformats.org/officeDocument/2006/relationships/oleObject" Target="embeddings/oleObject439.bin"/><Relationship Id="rId918" Type="http://schemas.openxmlformats.org/officeDocument/2006/relationships/oleObject" Target="embeddings/oleObject492.bin"/><Relationship Id="rId252" Type="http://schemas.openxmlformats.org/officeDocument/2006/relationships/image" Target="media/image120.wmf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2.bin"/><Relationship Id="rId557" Type="http://schemas.openxmlformats.org/officeDocument/2006/relationships/oleObject" Target="embeddings/oleObject294.bin"/><Relationship Id="rId764" Type="http://schemas.openxmlformats.org/officeDocument/2006/relationships/image" Target="media/image345.wmf"/><Relationship Id="rId196" Type="http://schemas.openxmlformats.org/officeDocument/2006/relationships/image" Target="media/image93.wmf"/><Relationship Id="rId417" Type="http://schemas.openxmlformats.org/officeDocument/2006/relationships/oleObject" Target="embeddings/oleObject216.bin"/><Relationship Id="rId624" Type="http://schemas.openxmlformats.org/officeDocument/2006/relationships/oleObject" Target="embeddings/oleObject329.bin"/><Relationship Id="rId831" Type="http://schemas.openxmlformats.org/officeDocument/2006/relationships/image" Target="media/image378.wmf"/><Relationship Id="rId263" Type="http://schemas.openxmlformats.org/officeDocument/2006/relationships/image" Target="media/image125.wmf"/><Relationship Id="rId470" Type="http://schemas.openxmlformats.org/officeDocument/2006/relationships/oleObject" Target="embeddings/oleObject250.bin"/><Relationship Id="rId929" Type="http://schemas.openxmlformats.org/officeDocument/2006/relationships/image" Target="media/image423.wmf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4.bin"/><Relationship Id="rId568" Type="http://schemas.openxmlformats.org/officeDocument/2006/relationships/image" Target="media/image260.wmf"/><Relationship Id="rId775" Type="http://schemas.openxmlformats.org/officeDocument/2006/relationships/oleObject" Target="embeddings/oleObject416.bin"/><Relationship Id="rId428" Type="http://schemas.openxmlformats.org/officeDocument/2006/relationships/image" Target="media/image193.wmf"/><Relationship Id="rId635" Type="http://schemas.openxmlformats.org/officeDocument/2006/relationships/oleObject" Target="embeddings/oleObject335.bin"/><Relationship Id="rId842" Type="http://schemas.openxmlformats.org/officeDocument/2006/relationships/oleObject" Target="embeddings/oleObject451.bin"/><Relationship Id="rId274" Type="http://schemas.openxmlformats.org/officeDocument/2006/relationships/oleObject" Target="embeddings/oleObject135.bin"/><Relationship Id="rId481" Type="http://schemas.openxmlformats.org/officeDocument/2006/relationships/image" Target="media/image217.wmf"/><Relationship Id="rId702" Type="http://schemas.openxmlformats.org/officeDocument/2006/relationships/oleObject" Target="embeddings/oleObject378.bin"/><Relationship Id="rId69" Type="http://schemas.openxmlformats.org/officeDocument/2006/relationships/oleObject" Target="embeddings/oleObject31.bin"/><Relationship Id="rId134" Type="http://schemas.openxmlformats.org/officeDocument/2006/relationships/oleObject" Target="embeddings/oleObject64.bin"/><Relationship Id="rId579" Type="http://schemas.openxmlformats.org/officeDocument/2006/relationships/oleObject" Target="embeddings/oleObject305.bin"/><Relationship Id="rId786" Type="http://schemas.openxmlformats.org/officeDocument/2006/relationships/oleObject" Target="embeddings/oleObject421.bin"/><Relationship Id="rId341" Type="http://schemas.openxmlformats.org/officeDocument/2006/relationships/image" Target="media/image163.wmf"/><Relationship Id="rId439" Type="http://schemas.openxmlformats.org/officeDocument/2006/relationships/oleObject" Target="embeddings/oleObject232.bin"/><Relationship Id="rId646" Type="http://schemas.openxmlformats.org/officeDocument/2006/relationships/oleObject" Target="embeddings/oleObject343.bin"/><Relationship Id="rId201" Type="http://schemas.openxmlformats.org/officeDocument/2006/relationships/oleObject" Target="embeddings/oleObject97.bin"/><Relationship Id="rId285" Type="http://schemas.openxmlformats.org/officeDocument/2006/relationships/image" Target="media/image136.wmf"/><Relationship Id="rId506" Type="http://schemas.openxmlformats.org/officeDocument/2006/relationships/image" Target="media/image229.wmf"/><Relationship Id="rId853" Type="http://schemas.openxmlformats.org/officeDocument/2006/relationships/oleObject" Target="embeddings/oleObject457.bin"/><Relationship Id="rId492" Type="http://schemas.openxmlformats.org/officeDocument/2006/relationships/oleObject" Target="embeddings/oleObject261.bin"/><Relationship Id="rId713" Type="http://schemas.openxmlformats.org/officeDocument/2006/relationships/oleObject" Target="embeddings/oleObject384.bin"/><Relationship Id="rId797" Type="http://schemas.openxmlformats.org/officeDocument/2006/relationships/image" Target="media/image362.wmf"/><Relationship Id="rId920" Type="http://schemas.openxmlformats.org/officeDocument/2006/relationships/oleObject" Target="embeddings/oleObject493.bin"/><Relationship Id="rId145" Type="http://schemas.openxmlformats.org/officeDocument/2006/relationships/image" Target="media/image67.wmf"/><Relationship Id="rId352" Type="http://schemas.openxmlformats.org/officeDocument/2006/relationships/image" Target="media/image167.wmf"/><Relationship Id="rId212" Type="http://schemas.openxmlformats.org/officeDocument/2006/relationships/image" Target="media/image100.wmf"/><Relationship Id="rId657" Type="http://schemas.openxmlformats.org/officeDocument/2006/relationships/oleObject" Target="embeddings/oleObject349.bin"/><Relationship Id="rId864" Type="http://schemas.openxmlformats.org/officeDocument/2006/relationships/image" Target="media/image393.wmf"/><Relationship Id="rId296" Type="http://schemas.openxmlformats.org/officeDocument/2006/relationships/oleObject" Target="embeddings/oleObject146.bin"/><Relationship Id="rId517" Type="http://schemas.openxmlformats.org/officeDocument/2006/relationships/oleObject" Target="embeddings/oleObject274.bin"/><Relationship Id="rId724" Type="http://schemas.openxmlformats.org/officeDocument/2006/relationships/image" Target="media/image326.wmf"/><Relationship Id="rId931" Type="http://schemas.openxmlformats.org/officeDocument/2006/relationships/image" Target="media/image424.wmf"/><Relationship Id="rId60" Type="http://schemas.openxmlformats.org/officeDocument/2006/relationships/image" Target="media/image27.wmf"/><Relationship Id="rId156" Type="http://schemas.openxmlformats.org/officeDocument/2006/relationships/oleObject" Target="embeddings/oleObject75.bin"/><Relationship Id="rId363" Type="http://schemas.openxmlformats.org/officeDocument/2006/relationships/oleObject" Target="embeddings/oleObject182.bin"/><Relationship Id="rId570" Type="http://schemas.openxmlformats.org/officeDocument/2006/relationships/image" Target="media/image261.wmf"/><Relationship Id="rId223" Type="http://schemas.openxmlformats.org/officeDocument/2006/relationships/oleObject" Target="embeddings/oleObject109.bin"/><Relationship Id="rId430" Type="http://schemas.openxmlformats.org/officeDocument/2006/relationships/image" Target="media/image194.wmf"/><Relationship Id="rId668" Type="http://schemas.openxmlformats.org/officeDocument/2006/relationships/oleObject" Target="embeddings/oleObject355.bin"/><Relationship Id="rId875" Type="http://schemas.openxmlformats.org/officeDocument/2006/relationships/image" Target="media/image398.wmf"/><Relationship Id="rId18" Type="http://schemas.openxmlformats.org/officeDocument/2006/relationships/image" Target="media/image6.wmf"/><Relationship Id="rId528" Type="http://schemas.openxmlformats.org/officeDocument/2006/relationships/image" Target="media/image240.wmf"/><Relationship Id="rId735" Type="http://schemas.openxmlformats.org/officeDocument/2006/relationships/oleObject" Target="embeddings/oleObject395.bin"/><Relationship Id="rId167" Type="http://schemas.openxmlformats.org/officeDocument/2006/relationships/image" Target="media/image78.wmf"/><Relationship Id="rId374" Type="http://schemas.openxmlformats.org/officeDocument/2006/relationships/oleObject" Target="embeddings/oleObject188.bin"/><Relationship Id="rId581" Type="http://schemas.openxmlformats.org/officeDocument/2006/relationships/oleObject" Target="embeddings/oleObject306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1.wmf"/><Relationship Id="rId679" Type="http://schemas.openxmlformats.org/officeDocument/2006/relationships/oleObject" Target="embeddings/oleObject364.bin"/><Relationship Id="rId802" Type="http://schemas.openxmlformats.org/officeDocument/2006/relationships/oleObject" Target="embeddings/oleObject429.bin"/><Relationship Id="rId886" Type="http://schemas.openxmlformats.org/officeDocument/2006/relationships/image" Target="media/image40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33.bin"/><Relationship Id="rId539" Type="http://schemas.openxmlformats.org/officeDocument/2006/relationships/oleObject" Target="embeddings/oleObject285.bin"/><Relationship Id="rId746" Type="http://schemas.openxmlformats.org/officeDocument/2006/relationships/image" Target="media/image337.wmf"/><Relationship Id="rId178" Type="http://schemas.openxmlformats.org/officeDocument/2006/relationships/oleObject" Target="embeddings/oleObject86.bin"/><Relationship Id="rId301" Type="http://schemas.openxmlformats.org/officeDocument/2006/relationships/image" Target="media/image144.wmf"/><Relationship Id="rId82" Type="http://schemas.openxmlformats.org/officeDocument/2006/relationships/comments" Target="comments.xml"/><Relationship Id="rId385" Type="http://schemas.openxmlformats.org/officeDocument/2006/relationships/image" Target="media/image183.wmf"/><Relationship Id="rId592" Type="http://schemas.openxmlformats.org/officeDocument/2006/relationships/oleObject" Target="embeddings/oleObject312.bin"/><Relationship Id="rId606" Type="http://schemas.openxmlformats.org/officeDocument/2006/relationships/oleObject" Target="embeddings/oleObject319.bin"/><Relationship Id="rId813" Type="http://schemas.openxmlformats.org/officeDocument/2006/relationships/image" Target="media/image369.wmf"/><Relationship Id="rId245" Type="http://schemas.openxmlformats.org/officeDocument/2006/relationships/oleObject" Target="embeddings/oleObject120.bin"/><Relationship Id="rId452" Type="http://schemas.openxmlformats.org/officeDocument/2006/relationships/image" Target="media/image203.wmf"/><Relationship Id="rId897" Type="http://schemas.openxmlformats.org/officeDocument/2006/relationships/oleObject" Target="embeddings/oleObject480.bin"/><Relationship Id="rId105" Type="http://schemas.openxmlformats.org/officeDocument/2006/relationships/image" Target="media/image48.wmf"/><Relationship Id="rId312" Type="http://schemas.openxmlformats.org/officeDocument/2006/relationships/oleObject" Target="embeddings/oleObject155.bin"/><Relationship Id="rId757" Type="http://schemas.openxmlformats.org/officeDocument/2006/relationships/oleObject" Target="embeddings/oleObject407.bin"/><Relationship Id="rId93" Type="http://schemas.openxmlformats.org/officeDocument/2006/relationships/image" Target="media/image42.wmf"/><Relationship Id="rId189" Type="http://schemas.openxmlformats.org/officeDocument/2006/relationships/image" Target="media/image89.wmf"/><Relationship Id="rId396" Type="http://schemas.openxmlformats.org/officeDocument/2006/relationships/oleObject" Target="embeddings/oleObject200.bin"/><Relationship Id="rId617" Type="http://schemas.openxmlformats.org/officeDocument/2006/relationships/image" Target="media/image284.wmf"/><Relationship Id="rId824" Type="http://schemas.openxmlformats.org/officeDocument/2006/relationships/oleObject" Target="embeddings/oleObject441.bin"/><Relationship Id="rId256" Type="http://schemas.openxmlformats.org/officeDocument/2006/relationships/oleObject" Target="embeddings/oleObject126.bin"/><Relationship Id="rId463" Type="http://schemas.openxmlformats.org/officeDocument/2006/relationships/oleObject" Target="embeddings/oleObject246.bin"/><Relationship Id="rId670" Type="http://schemas.openxmlformats.org/officeDocument/2006/relationships/oleObject" Target="embeddings/oleObject357.bin"/><Relationship Id="rId116" Type="http://schemas.openxmlformats.org/officeDocument/2006/relationships/image" Target="media/image53.png"/><Relationship Id="rId323" Type="http://schemas.openxmlformats.org/officeDocument/2006/relationships/image" Target="media/image154.wmf"/><Relationship Id="rId530" Type="http://schemas.openxmlformats.org/officeDocument/2006/relationships/image" Target="media/image241.wmf"/><Relationship Id="rId768" Type="http://schemas.openxmlformats.org/officeDocument/2006/relationships/image" Target="media/image347.wmf"/><Relationship Id="rId20" Type="http://schemas.openxmlformats.org/officeDocument/2006/relationships/image" Target="media/image7.wmf"/><Relationship Id="rId628" Type="http://schemas.openxmlformats.org/officeDocument/2006/relationships/oleObject" Target="embeddings/oleObject331.bin"/><Relationship Id="rId835" Type="http://schemas.openxmlformats.org/officeDocument/2006/relationships/image" Target="media/image380.wmf"/><Relationship Id="rId267" Type="http://schemas.openxmlformats.org/officeDocument/2006/relationships/image" Target="media/image127.wmf"/><Relationship Id="rId474" Type="http://schemas.openxmlformats.org/officeDocument/2006/relationships/oleObject" Target="embeddings/oleObject252.bin"/><Relationship Id="rId127" Type="http://schemas.openxmlformats.org/officeDocument/2006/relationships/image" Target="media/image58.wmf"/><Relationship Id="rId681" Type="http://schemas.openxmlformats.org/officeDocument/2006/relationships/image" Target="media/image307.wmf"/><Relationship Id="rId779" Type="http://schemas.openxmlformats.org/officeDocument/2006/relationships/image" Target="media/image353.wmf"/><Relationship Id="rId902" Type="http://schemas.openxmlformats.org/officeDocument/2006/relationships/image" Target="media/image411.wmf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6.bin"/><Relationship Id="rId541" Type="http://schemas.openxmlformats.org/officeDocument/2006/relationships/oleObject" Target="embeddings/oleObject286.bin"/><Relationship Id="rId639" Type="http://schemas.openxmlformats.org/officeDocument/2006/relationships/oleObject" Target="embeddings/oleObject338.bin"/><Relationship Id="rId180" Type="http://schemas.openxmlformats.org/officeDocument/2006/relationships/oleObject" Target="embeddings/oleObject87.bin"/><Relationship Id="rId278" Type="http://schemas.openxmlformats.org/officeDocument/2006/relationships/oleObject" Target="embeddings/oleObject137.bin"/><Relationship Id="rId401" Type="http://schemas.openxmlformats.org/officeDocument/2006/relationships/oleObject" Target="embeddings/oleObject203.bin"/><Relationship Id="rId846" Type="http://schemas.openxmlformats.org/officeDocument/2006/relationships/oleObject" Target="embeddings/oleObject453.bin"/><Relationship Id="rId485" Type="http://schemas.openxmlformats.org/officeDocument/2006/relationships/image" Target="media/image219.wmf"/><Relationship Id="rId692" Type="http://schemas.openxmlformats.org/officeDocument/2006/relationships/oleObject" Target="embeddings/oleObject372.bin"/><Relationship Id="rId706" Type="http://schemas.openxmlformats.org/officeDocument/2006/relationships/oleObject" Target="embeddings/oleObject380.bin"/><Relationship Id="rId913" Type="http://schemas.openxmlformats.org/officeDocument/2006/relationships/oleObject" Target="embeddings/oleObject489.bin"/><Relationship Id="rId42" Type="http://schemas.openxmlformats.org/officeDocument/2006/relationships/image" Target="media/image18.wmf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72.bin"/><Relationship Id="rId552" Type="http://schemas.openxmlformats.org/officeDocument/2006/relationships/image" Target="media/image252.wmf"/><Relationship Id="rId191" Type="http://schemas.openxmlformats.org/officeDocument/2006/relationships/image" Target="media/image90.png"/><Relationship Id="rId205" Type="http://schemas.openxmlformats.org/officeDocument/2006/relationships/image" Target="media/image97.wmf"/><Relationship Id="rId412" Type="http://schemas.openxmlformats.org/officeDocument/2006/relationships/oleObject" Target="embeddings/oleObject211.bin"/><Relationship Id="rId857" Type="http://schemas.openxmlformats.org/officeDocument/2006/relationships/oleObject" Target="embeddings/oleObject459.bin"/><Relationship Id="rId289" Type="http://schemas.openxmlformats.org/officeDocument/2006/relationships/image" Target="media/image138.wmf"/><Relationship Id="rId496" Type="http://schemas.openxmlformats.org/officeDocument/2006/relationships/image" Target="media/image224.wmf"/><Relationship Id="rId717" Type="http://schemas.openxmlformats.org/officeDocument/2006/relationships/oleObject" Target="embeddings/oleObject386.bin"/><Relationship Id="rId924" Type="http://schemas.openxmlformats.org/officeDocument/2006/relationships/oleObject" Target="embeddings/oleObject495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69.wmf"/><Relationship Id="rId356" Type="http://schemas.openxmlformats.org/officeDocument/2006/relationships/image" Target="media/image169.wmf"/><Relationship Id="rId563" Type="http://schemas.openxmlformats.org/officeDocument/2006/relationships/oleObject" Target="embeddings/oleObject297.bin"/><Relationship Id="rId770" Type="http://schemas.openxmlformats.org/officeDocument/2006/relationships/image" Target="media/image348.wmf"/><Relationship Id="rId216" Type="http://schemas.openxmlformats.org/officeDocument/2006/relationships/image" Target="media/image102.wmf"/><Relationship Id="rId423" Type="http://schemas.openxmlformats.org/officeDocument/2006/relationships/oleObject" Target="embeddings/oleObject222.bin"/><Relationship Id="rId868" Type="http://schemas.openxmlformats.org/officeDocument/2006/relationships/image" Target="media/image395.wmf"/><Relationship Id="rId630" Type="http://schemas.openxmlformats.org/officeDocument/2006/relationships/oleObject" Target="embeddings/oleObject332.bin"/><Relationship Id="rId728" Type="http://schemas.openxmlformats.org/officeDocument/2006/relationships/image" Target="media/image328.wmf"/><Relationship Id="rId935" Type="http://schemas.openxmlformats.org/officeDocument/2006/relationships/image" Target="media/image426.png"/><Relationship Id="rId64" Type="http://schemas.openxmlformats.org/officeDocument/2006/relationships/image" Target="media/image29.wmf"/><Relationship Id="rId367" Type="http://schemas.openxmlformats.org/officeDocument/2006/relationships/oleObject" Target="embeddings/oleObject184.bin"/><Relationship Id="rId574" Type="http://schemas.openxmlformats.org/officeDocument/2006/relationships/image" Target="media/image263.wmf"/><Relationship Id="rId227" Type="http://schemas.openxmlformats.org/officeDocument/2006/relationships/oleObject" Target="embeddings/oleObject111.bin"/><Relationship Id="rId781" Type="http://schemas.openxmlformats.org/officeDocument/2006/relationships/image" Target="media/image354.wmf"/><Relationship Id="rId879" Type="http://schemas.openxmlformats.org/officeDocument/2006/relationships/image" Target="media/image400.wmf"/><Relationship Id="rId434" Type="http://schemas.openxmlformats.org/officeDocument/2006/relationships/image" Target="media/image196.wmf"/><Relationship Id="rId641" Type="http://schemas.openxmlformats.org/officeDocument/2006/relationships/oleObject" Target="embeddings/oleObject339.bin"/><Relationship Id="rId739" Type="http://schemas.openxmlformats.org/officeDocument/2006/relationships/oleObject" Target="embeddings/oleObject397.bin"/><Relationship Id="rId280" Type="http://schemas.openxmlformats.org/officeDocument/2006/relationships/oleObject" Target="embeddings/oleObject138.bin"/><Relationship Id="rId501" Type="http://schemas.openxmlformats.org/officeDocument/2006/relationships/oleObject" Target="embeddings/oleObject266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7.bin"/><Relationship Id="rId378" Type="http://schemas.openxmlformats.org/officeDocument/2006/relationships/oleObject" Target="embeddings/oleObject190.bin"/><Relationship Id="rId585" Type="http://schemas.openxmlformats.org/officeDocument/2006/relationships/oleObject" Target="embeddings/oleObject308.bin"/><Relationship Id="rId792" Type="http://schemas.openxmlformats.org/officeDocument/2006/relationships/oleObject" Target="embeddings/oleObject424.bin"/><Relationship Id="rId806" Type="http://schemas.openxmlformats.org/officeDocument/2006/relationships/oleObject" Target="embeddings/oleObject431.bin"/><Relationship Id="rId6" Type="http://schemas.openxmlformats.org/officeDocument/2006/relationships/footnotes" Target="footnotes.xml"/><Relationship Id="rId238" Type="http://schemas.openxmlformats.org/officeDocument/2006/relationships/image" Target="media/image113.wmf"/><Relationship Id="rId445" Type="http://schemas.openxmlformats.org/officeDocument/2006/relationships/oleObject" Target="embeddings/oleObject236.bin"/><Relationship Id="rId652" Type="http://schemas.openxmlformats.org/officeDocument/2006/relationships/oleObject" Target="embeddings/oleObject346.bin"/><Relationship Id="rId291" Type="http://schemas.openxmlformats.org/officeDocument/2006/relationships/image" Target="media/image139.wmf"/><Relationship Id="rId305" Type="http://schemas.openxmlformats.org/officeDocument/2006/relationships/oleObject" Target="embeddings/oleObject151.bin"/><Relationship Id="rId512" Type="http://schemas.openxmlformats.org/officeDocument/2006/relationships/image" Target="media/image232.wmf"/><Relationship Id="rId86" Type="http://schemas.openxmlformats.org/officeDocument/2006/relationships/oleObject" Target="embeddings/oleObject39.bin"/><Relationship Id="rId151" Type="http://schemas.openxmlformats.org/officeDocument/2006/relationships/image" Target="media/image70.wmf"/><Relationship Id="rId389" Type="http://schemas.openxmlformats.org/officeDocument/2006/relationships/image" Target="media/image185.wmf"/><Relationship Id="rId596" Type="http://schemas.openxmlformats.org/officeDocument/2006/relationships/oleObject" Target="embeddings/oleObject314.bin"/><Relationship Id="rId817" Type="http://schemas.openxmlformats.org/officeDocument/2006/relationships/image" Target="media/image371.wmf"/><Relationship Id="rId249" Type="http://schemas.openxmlformats.org/officeDocument/2006/relationships/oleObject" Target="embeddings/oleObject122.bin"/><Relationship Id="rId456" Type="http://schemas.openxmlformats.org/officeDocument/2006/relationships/image" Target="media/image205.wmf"/><Relationship Id="rId663" Type="http://schemas.openxmlformats.org/officeDocument/2006/relationships/image" Target="media/image302.wmf"/><Relationship Id="rId870" Type="http://schemas.openxmlformats.org/officeDocument/2006/relationships/oleObject" Target="embeddings/oleObject466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0.bin"/><Relationship Id="rId316" Type="http://schemas.openxmlformats.org/officeDocument/2006/relationships/oleObject" Target="embeddings/oleObject157.bin"/><Relationship Id="rId523" Type="http://schemas.openxmlformats.org/officeDocument/2006/relationships/oleObject" Target="embeddings/oleObject277.bin"/><Relationship Id="rId97" Type="http://schemas.openxmlformats.org/officeDocument/2006/relationships/image" Target="media/image44.wmf"/><Relationship Id="rId730" Type="http://schemas.openxmlformats.org/officeDocument/2006/relationships/image" Target="media/image329.wmf"/><Relationship Id="rId828" Type="http://schemas.openxmlformats.org/officeDocument/2006/relationships/oleObject" Target="embeddings/oleObject443.bin"/><Relationship Id="rId162" Type="http://schemas.openxmlformats.org/officeDocument/2006/relationships/oleObject" Target="embeddings/oleObject78.bin"/><Relationship Id="rId467" Type="http://schemas.openxmlformats.org/officeDocument/2006/relationships/oleObject" Target="embeddings/oleObject248.bin"/><Relationship Id="rId674" Type="http://schemas.openxmlformats.org/officeDocument/2006/relationships/oleObject" Target="embeddings/oleObject360.bin"/><Relationship Id="rId881" Type="http://schemas.openxmlformats.org/officeDocument/2006/relationships/image" Target="media/image401.wmf"/><Relationship Id="rId24" Type="http://schemas.openxmlformats.org/officeDocument/2006/relationships/image" Target="media/image9.wmf"/><Relationship Id="rId327" Type="http://schemas.openxmlformats.org/officeDocument/2006/relationships/image" Target="media/image156.wmf"/><Relationship Id="rId534" Type="http://schemas.openxmlformats.org/officeDocument/2006/relationships/image" Target="media/image243.wmf"/><Relationship Id="rId741" Type="http://schemas.openxmlformats.org/officeDocument/2006/relationships/oleObject" Target="embeddings/oleObject398.bin"/><Relationship Id="rId839" Type="http://schemas.openxmlformats.org/officeDocument/2006/relationships/oleObject" Target="embeddings/oleObject449.bin"/><Relationship Id="rId173" Type="http://schemas.openxmlformats.org/officeDocument/2006/relationships/image" Target="media/image81.wmf"/><Relationship Id="rId380" Type="http://schemas.openxmlformats.org/officeDocument/2006/relationships/oleObject" Target="embeddings/oleObject191.bin"/><Relationship Id="rId601" Type="http://schemas.openxmlformats.org/officeDocument/2006/relationships/image" Target="media/image276.wmf"/><Relationship Id="rId240" Type="http://schemas.openxmlformats.org/officeDocument/2006/relationships/image" Target="media/image114.wmf"/><Relationship Id="rId478" Type="http://schemas.openxmlformats.org/officeDocument/2006/relationships/oleObject" Target="embeddings/oleObject254.bin"/><Relationship Id="rId685" Type="http://schemas.openxmlformats.org/officeDocument/2006/relationships/oleObject" Target="embeddings/oleObject368.bin"/><Relationship Id="rId892" Type="http://schemas.openxmlformats.org/officeDocument/2006/relationships/image" Target="media/image406.wmf"/><Relationship Id="rId906" Type="http://schemas.openxmlformats.org/officeDocument/2006/relationships/image" Target="media/image413.png"/><Relationship Id="rId35" Type="http://schemas.openxmlformats.org/officeDocument/2006/relationships/oleObject" Target="embeddings/oleObject14.bin"/><Relationship Id="rId100" Type="http://schemas.openxmlformats.org/officeDocument/2006/relationships/oleObject" Target="embeddings/oleObject46.bin"/><Relationship Id="rId338" Type="http://schemas.openxmlformats.org/officeDocument/2006/relationships/oleObject" Target="embeddings/oleObject168.bin"/><Relationship Id="rId545" Type="http://schemas.openxmlformats.org/officeDocument/2006/relationships/oleObject" Target="embeddings/oleObject288.bin"/><Relationship Id="rId752" Type="http://schemas.openxmlformats.org/officeDocument/2006/relationships/oleObject" Target="embeddings/oleObject404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86.wmf"/><Relationship Id="rId405" Type="http://schemas.openxmlformats.org/officeDocument/2006/relationships/oleObject" Target="embeddings/oleObject206.bin"/><Relationship Id="rId612" Type="http://schemas.openxmlformats.org/officeDocument/2006/relationships/oleObject" Target="embeddings/oleObject322.bin"/><Relationship Id="rId251" Type="http://schemas.openxmlformats.org/officeDocument/2006/relationships/oleObject" Target="embeddings/oleObject123.bin"/><Relationship Id="rId489" Type="http://schemas.openxmlformats.org/officeDocument/2006/relationships/image" Target="media/image221.wmf"/><Relationship Id="rId696" Type="http://schemas.openxmlformats.org/officeDocument/2006/relationships/image" Target="media/image313.wmf"/><Relationship Id="rId917" Type="http://schemas.openxmlformats.org/officeDocument/2006/relationships/image" Target="media/image417.wmf"/><Relationship Id="rId46" Type="http://schemas.openxmlformats.org/officeDocument/2006/relationships/image" Target="media/image20.wmf"/><Relationship Id="rId349" Type="http://schemas.openxmlformats.org/officeDocument/2006/relationships/oleObject" Target="embeddings/oleObject175.bin"/><Relationship Id="rId556" Type="http://schemas.openxmlformats.org/officeDocument/2006/relationships/image" Target="media/image254.wmf"/><Relationship Id="rId763" Type="http://schemas.openxmlformats.org/officeDocument/2006/relationships/oleObject" Target="embeddings/oleObject410.bin"/><Relationship Id="rId111" Type="http://schemas.openxmlformats.org/officeDocument/2006/relationships/oleObject" Target="embeddings/oleObject51.bin"/><Relationship Id="rId195" Type="http://schemas.openxmlformats.org/officeDocument/2006/relationships/oleObject" Target="embeddings/oleObject94.bin"/><Relationship Id="rId209" Type="http://schemas.openxmlformats.org/officeDocument/2006/relationships/image" Target="media/image99.wmf"/><Relationship Id="rId416" Type="http://schemas.openxmlformats.org/officeDocument/2006/relationships/oleObject" Target="embeddings/oleObject215.bin"/><Relationship Id="rId623" Type="http://schemas.openxmlformats.org/officeDocument/2006/relationships/oleObject" Target="embeddings/oleObject328.bin"/><Relationship Id="rId830" Type="http://schemas.openxmlformats.org/officeDocument/2006/relationships/oleObject" Target="embeddings/oleObject444.bin"/><Relationship Id="rId928" Type="http://schemas.openxmlformats.org/officeDocument/2006/relationships/oleObject" Target="embeddings/oleObject497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9.bin"/><Relationship Id="rId567" Type="http://schemas.openxmlformats.org/officeDocument/2006/relationships/oleObject" Target="embeddings/oleObject299.bin"/><Relationship Id="rId122" Type="http://schemas.openxmlformats.org/officeDocument/2006/relationships/image" Target="media/image56.wmf"/><Relationship Id="rId774" Type="http://schemas.openxmlformats.org/officeDocument/2006/relationships/image" Target="media/image350.wmf"/><Relationship Id="rId427" Type="http://schemas.openxmlformats.org/officeDocument/2006/relationships/oleObject" Target="embeddings/oleObject226.bin"/><Relationship Id="rId634" Type="http://schemas.openxmlformats.org/officeDocument/2006/relationships/oleObject" Target="embeddings/oleObject334.bin"/><Relationship Id="rId841" Type="http://schemas.openxmlformats.org/officeDocument/2006/relationships/oleObject" Target="embeddings/oleObject450.bin"/><Relationship Id="rId273" Type="http://schemas.openxmlformats.org/officeDocument/2006/relationships/image" Target="media/image130.wmf"/><Relationship Id="rId480" Type="http://schemas.openxmlformats.org/officeDocument/2006/relationships/oleObject" Target="embeddings/oleObject255.bin"/><Relationship Id="rId701" Type="http://schemas.openxmlformats.org/officeDocument/2006/relationships/image" Target="media/image315.wmf"/><Relationship Id="rId939" Type="http://schemas.openxmlformats.org/officeDocument/2006/relationships/fontTable" Target="fontTable.xml"/><Relationship Id="rId68" Type="http://schemas.openxmlformats.org/officeDocument/2006/relationships/image" Target="media/image31.wmf"/><Relationship Id="rId133" Type="http://schemas.openxmlformats.org/officeDocument/2006/relationships/image" Target="media/image61.wmf"/><Relationship Id="rId340" Type="http://schemas.openxmlformats.org/officeDocument/2006/relationships/oleObject" Target="embeddings/oleObject169.bin"/><Relationship Id="rId578" Type="http://schemas.openxmlformats.org/officeDocument/2006/relationships/image" Target="media/image265.wmf"/><Relationship Id="rId785" Type="http://schemas.openxmlformats.org/officeDocument/2006/relationships/image" Target="media/image356.wmf"/><Relationship Id="rId200" Type="http://schemas.openxmlformats.org/officeDocument/2006/relationships/image" Target="media/image95.wmf"/><Relationship Id="rId438" Type="http://schemas.openxmlformats.org/officeDocument/2006/relationships/image" Target="media/image198.wmf"/><Relationship Id="rId645" Type="http://schemas.openxmlformats.org/officeDocument/2006/relationships/image" Target="media/image294.wmf"/><Relationship Id="rId852" Type="http://schemas.openxmlformats.org/officeDocument/2006/relationships/image" Target="media/image387.wmf"/><Relationship Id="rId284" Type="http://schemas.openxmlformats.org/officeDocument/2006/relationships/oleObject" Target="embeddings/oleObject140.bin"/><Relationship Id="rId491" Type="http://schemas.openxmlformats.org/officeDocument/2006/relationships/image" Target="media/image222.wmf"/><Relationship Id="rId505" Type="http://schemas.openxmlformats.org/officeDocument/2006/relationships/oleObject" Target="embeddings/oleObject268.bin"/><Relationship Id="rId712" Type="http://schemas.openxmlformats.org/officeDocument/2006/relationships/image" Target="media/image320.wmf"/><Relationship Id="rId79" Type="http://schemas.openxmlformats.org/officeDocument/2006/relationships/oleObject" Target="embeddings/oleObject36.bin"/><Relationship Id="rId144" Type="http://schemas.openxmlformats.org/officeDocument/2006/relationships/oleObject" Target="embeddings/oleObject69.bin"/><Relationship Id="rId589" Type="http://schemas.openxmlformats.org/officeDocument/2006/relationships/image" Target="media/image270.wmf"/><Relationship Id="rId796" Type="http://schemas.openxmlformats.org/officeDocument/2006/relationships/oleObject" Target="embeddings/oleObject426.bin"/><Relationship Id="rId351" Type="http://schemas.openxmlformats.org/officeDocument/2006/relationships/oleObject" Target="embeddings/oleObject176.bin"/><Relationship Id="rId449" Type="http://schemas.openxmlformats.org/officeDocument/2006/relationships/oleObject" Target="embeddings/oleObject239.bin"/><Relationship Id="rId656" Type="http://schemas.openxmlformats.org/officeDocument/2006/relationships/oleObject" Target="embeddings/oleObject348.bin"/><Relationship Id="rId863" Type="http://schemas.openxmlformats.org/officeDocument/2006/relationships/oleObject" Target="embeddings/oleObject462.bin"/><Relationship Id="rId211" Type="http://schemas.openxmlformats.org/officeDocument/2006/relationships/oleObject" Target="embeddings/oleObject103.bin"/><Relationship Id="rId295" Type="http://schemas.openxmlformats.org/officeDocument/2006/relationships/image" Target="media/image141.wmf"/><Relationship Id="rId309" Type="http://schemas.openxmlformats.org/officeDocument/2006/relationships/image" Target="media/image147.wmf"/><Relationship Id="rId516" Type="http://schemas.openxmlformats.org/officeDocument/2006/relationships/image" Target="media/image234.wmf"/><Relationship Id="rId723" Type="http://schemas.openxmlformats.org/officeDocument/2006/relationships/oleObject" Target="embeddings/oleObject389.bin"/><Relationship Id="rId930" Type="http://schemas.openxmlformats.org/officeDocument/2006/relationships/oleObject" Target="embeddings/oleObject498.bin"/><Relationship Id="rId155" Type="http://schemas.openxmlformats.org/officeDocument/2006/relationships/image" Target="media/image72.wmf"/><Relationship Id="rId362" Type="http://schemas.openxmlformats.org/officeDocument/2006/relationships/image" Target="media/image172.wmf"/><Relationship Id="rId222" Type="http://schemas.openxmlformats.org/officeDocument/2006/relationships/image" Target="media/image105.wmf"/><Relationship Id="rId667" Type="http://schemas.openxmlformats.org/officeDocument/2006/relationships/image" Target="media/image304.wmf"/><Relationship Id="rId874" Type="http://schemas.openxmlformats.org/officeDocument/2006/relationships/oleObject" Target="embeddings/oleObject468.bin"/><Relationship Id="rId17" Type="http://schemas.openxmlformats.org/officeDocument/2006/relationships/oleObject" Target="embeddings/oleObject5.bin"/><Relationship Id="rId527" Type="http://schemas.openxmlformats.org/officeDocument/2006/relationships/oleObject" Target="embeddings/oleObject279.bin"/><Relationship Id="rId734" Type="http://schemas.openxmlformats.org/officeDocument/2006/relationships/image" Target="media/image331.wmf"/><Relationship Id="rId941" Type="http://schemas.openxmlformats.org/officeDocument/2006/relationships/theme" Target="theme/theme1.xml"/><Relationship Id="rId70" Type="http://schemas.openxmlformats.org/officeDocument/2006/relationships/image" Target="media/image32.wmf"/><Relationship Id="rId166" Type="http://schemas.openxmlformats.org/officeDocument/2006/relationships/oleObject" Target="embeddings/oleObject80.bin"/><Relationship Id="rId373" Type="http://schemas.openxmlformats.org/officeDocument/2006/relationships/image" Target="media/image177.wmf"/><Relationship Id="rId580" Type="http://schemas.openxmlformats.org/officeDocument/2006/relationships/image" Target="media/image266.wmf"/><Relationship Id="rId801" Type="http://schemas.openxmlformats.org/officeDocument/2006/relationships/image" Target="media/image364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199.wmf"/><Relationship Id="rId678" Type="http://schemas.openxmlformats.org/officeDocument/2006/relationships/image" Target="media/image306.wmf"/><Relationship Id="rId843" Type="http://schemas.openxmlformats.org/officeDocument/2006/relationships/image" Target="media/image383.wmf"/><Relationship Id="rId885" Type="http://schemas.openxmlformats.org/officeDocument/2006/relationships/oleObject" Target="embeddings/oleObject474.bin"/><Relationship Id="rId28" Type="http://schemas.openxmlformats.org/officeDocument/2006/relationships/image" Target="media/image11.wmf"/><Relationship Id="rId275" Type="http://schemas.openxmlformats.org/officeDocument/2006/relationships/image" Target="media/image131.wmf"/><Relationship Id="rId300" Type="http://schemas.openxmlformats.org/officeDocument/2006/relationships/oleObject" Target="embeddings/oleObject148.bin"/><Relationship Id="rId482" Type="http://schemas.openxmlformats.org/officeDocument/2006/relationships/oleObject" Target="embeddings/oleObject256.bin"/><Relationship Id="rId538" Type="http://schemas.openxmlformats.org/officeDocument/2006/relationships/image" Target="media/image245.wmf"/><Relationship Id="rId703" Type="http://schemas.openxmlformats.org/officeDocument/2006/relationships/image" Target="media/image316.wmf"/><Relationship Id="rId745" Type="http://schemas.openxmlformats.org/officeDocument/2006/relationships/oleObject" Target="embeddings/oleObject400.bin"/><Relationship Id="rId910" Type="http://schemas.openxmlformats.org/officeDocument/2006/relationships/oleObject" Target="embeddings/oleObject486.bin"/><Relationship Id="rId81" Type="http://schemas.openxmlformats.org/officeDocument/2006/relationships/oleObject" Target="embeddings/oleObject37.bin"/><Relationship Id="rId135" Type="http://schemas.openxmlformats.org/officeDocument/2006/relationships/image" Target="media/image62.wmf"/><Relationship Id="rId177" Type="http://schemas.openxmlformats.org/officeDocument/2006/relationships/image" Target="media/image83.wmf"/><Relationship Id="rId342" Type="http://schemas.openxmlformats.org/officeDocument/2006/relationships/oleObject" Target="embeddings/oleObject170.bin"/><Relationship Id="rId384" Type="http://schemas.openxmlformats.org/officeDocument/2006/relationships/oleObject" Target="embeddings/oleObject193.bin"/><Relationship Id="rId591" Type="http://schemas.openxmlformats.org/officeDocument/2006/relationships/image" Target="media/image271.wmf"/><Relationship Id="rId605" Type="http://schemas.openxmlformats.org/officeDocument/2006/relationships/image" Target="media/image278.wmf"/><Relationship Id="rId787" Type="http://schemas.openxmlformats.org/officeDocument/2006/relationships/image" Target="media/image357.wmf"/><Relationship Id="rId812" Type="http://schemas.openxmlformats.org/officeDocument/2006/relationships/oleObject" Target="embeddings/oleObject435.bin"/><Relationship Id="rId202" Type="http://schemas.openxmlformats.org/officeDocument/2006/relationships/oleObject" Target="embeddings/oleObject98.bin"/><Relationship Id="rId244" Type="http://schemas.openxmlformats.org/officeDocument/2006/relationships/image" Target="media/image116.wmf"/><Relationship Id="rId647" Type="http://schemas.openxmlformats.org/officeDocument/2006/relationships/image" Target="media/image295.wmf"/><Relationship Id="rId689" Type="http://schemas.openxmlformats.org/officeDocument/2006/relationships/image" Target="media/image310.wmf"/><Relationship Id="rId854" Type="http://schemas.openxmlformats.org/officeDocument/2006/relationships/image" Target="media/image388.wmf"/><Relationship Id="rId896" Type="http://schemas.openxmlformats.org/officeDocument/2006/relationships/image" Target="media/image408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1.bin"/><Relationship Id="rId451" Type="http://schemas.openxmlformats.org/officeDocument/2006/relationships/oleObject" Target="embeddings/oleObject240.bin"/><Relationship Id="rId493" Type="http://schemas.openxmlformats.org/officeDocument/2006/relationships/image" Target="media/image223.wmf"/><Relationship Id="rId507" Type="http://schemas.openxmlformats.org/officeDocument/2006/relationships/oleObject" Target="embeddings/oleObject269.bin"/><Relationship Id="rId549" Type="http://schemas.openxmlformats.org/officeDocument/2006/relationships/oleObject" Target="embeddings/oleObject290.bin"/><Relationship Id="rId714" Type="http://schemas.openxmlformats.org/officeDocument/2006/relationships/image" Target="media/image321.wmf"/><Relationship Id="rId756" Type="http://schemas.openxmlformats.org/officeDocument/2006/relationships/image" Target="media/image341.wmf"/><Relationship Id="rId921" Type="http://schemas.openxmlformats.org/officeDocument/2006/relationships/image" Target="media/image419.wmf"/><Relationship Id="rId50" Type="http://schemas.openxmlformats.org/officeDocument/2006/relationships/image" Target="media/image22.wmf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1.bin"/><Relationship Id="rId311" Type="http://schemas.openxmlformats.org/officeDocument/2006/relationships/image" Target="media/image148.wmf"/><Relationship Id="rId353" Type="http://schemas.openxmlformats.org/officeDocument/2006/relationships/oleObject" Target="embeddings/oleObject177.bin"/><Relationship Id="rId395" Type="http://schemas.openxmlformats.org/officeDocument/2006/relationships/oleObject" Target="embeddings/oleObject199.bin"/><Relationship Id="rId409" Type="http://schemas.openxmlformats.org/officeDocument/2006/relationships/oleObject" Target="embeddings/oleObject209.bin"/><Relationship Id="rId560" Type="http://schemas.openxmlformats.org/officeDocument/2006/relationships/image" Target="media/image256.wmf"/><Relationship Id="rId798" Type="http://schemas.openxmlformats.org/officeDocument/2006/relationships/oleObject" Target="embeddings/oleObject427.bin"/><Relationship Id="rId92" Type="http://schemas.openxmlformats.org/officeDocument/2006/relationships/image" Target="media/image41.png"/><Relationship Id="rId213" Type="http://schemas.openxmlformats.org/officeDocument/2006/relationships/oleObject" Target="embeddings/oleObject104.bin"/><Relationship Id="rId420" Type="http://schemas.openxmlformats.org/officeDocument/2006/relationships/oleObject" Target="embeddings/oleObject219.bin"/><Relationship Id="rId616" Type="http://schemas.openxmlformats.org/officeDocument/2006/relationships/oleObject" Target="embeddings/oleObject324.bin"/><Relationship Id="rId658" Type="http://schemas.openxmlformats.org/officeDocument/2006/relationships/oleObject" Target="embeddings/oleObject350.bin"/><Relationship Id="rId823" Type="http://schemas.openxmlformats.org/officeDocument/2006/relationships/image" Target="media/image374.wmf"/><Relationship Id="rId865" Type="http://schemas.openxmlformats.org/officeDocument/2006/relationships/oleObject" Target="embeddings/oleObject463.bin"/><Relationship Id="rId255" Type="http://schemas.openxmlformats.org/officeDocument/2006/relationships/oleObject" Target="embeddings/oleObject125.bin"/><Relationship Id="rId297" Type="http://schemas.openxmlformats.org/officeDocument/2006/relationships/image" Target="media/image142.wmf"/><Relationship Id="rId462" Type="http://schemas.openxmlformats.org/officeDocument/2006/relationships/image" Target="media/image208.wmf"/><Relationship Id="rId518" Type="http://schemas.openxmlformats.org/officeDocument/2006/relationships/image" Target="media/image235.wmf"/><Relationship Id="rId725" Type="http://schemas.openxmlformats.org/officeDocument/2006/relationships/oleObject" Target="embeddings/oleObject390.bin"/><Relationship Id="rId932" Type="http://schemas.openxmlformats.org/officeDocument/2006/relationships/oleObject" Target="embeddings/oleObject499.bin"/><Relationship Id="rId115" Type="http://schemas.openxmlformats.org/officeDocument/2006/relationships/oleObject" Target="embeddings/oleObject54.bin"/><Relationship Id="rId157" Type="http://schemas.openxmlformats.org/officeDocument/2006/relationships/image" Target="media/image73.wmf"/><Relationship Id="rId322" Type="http://schemas.openxmlformats.org/officeDocument/2006/relationships/oleObject" Target="embeddings/oleObject160.bin"/><Relationship Id="rId364" Type="http://schemas.openxmlformats.org/officeDocument/2006/relationships/image" Target="media/image173.wmf"/><Relationship Id="rId767" Type="http://schemas.openxmlformats.org/officeDocument/2006/relationships/oleObject" Target="embeddings/oleObject412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01.bin"/><Relationship Id="rId627" Type="http://schemas.openxmlformats.org/officeDocument/2006/relationships/image" Target="media/image288.wmf"/><Relationship Id="rId669" Type="http://schemas.openxmlformats.org/officeDocument/2006/relationships/oleObject" Target="embeddings/oleObject356.bin"/><Relationship Id="rId834" Type="http://schemas.openxmlformats.org/officeDocument/2006/relationships/oleObject" Target="embeddings/oleObject446.bin"/><Relationship Id="rId876" Type="http://schemas.openxmlformats.org/officeDocument/2006/relationships/oleObject" Target="embeddings/oleObject469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6.wmf"/><Relationship Id="rId266" Type="http://schemas.openxmlformats.org/officeDocument/2006/relationships/oleObject" Target="embeddings/oleObject131.bin"/><Relationship Id="rId431" Type="http://schemas.openxmlformats.org/officeDocument/2006/relationships/oleObject" Target="embeddings/oleObject228.bin"/><Relationship Id="rId473" Type="http://schemas.openxmlformats.org/officeDocument/2006/relationships/image" Target="media/image213.wmf"/><Relationship Id="rId529" Type="http://schemas.openxmlformats.org/officeDocument/2006/relationships/oleObject" Target="embeddings/oleObject280.bin"/><Relationship Id="rId680" Type="http://schemas.openxmlformats.org/officeDocument/2006/relationships/oleObject" Target="embeddings/oleObject365.bin"/><Relationship Id="rId736" Type="http://schemas.openxmlformats.org/officeDocument/2006/relationships/image" Target="media/image332.wmf"/><Relationship Id="rId901" Type="http://schemas.openxmlformats.org/officeDocument/2006/relationships/oleObject" Target="embeddings/oleObject482.bin"/><Relationship Id="rId30" Type="http://schemas.openxmlformats.org/officeDocument/2006/relationships/image" Target="media/image12.wmf"/><Relationship Id="rId126" Type="http://schemas.openxmlformats.org/officeDocument/2006/relationships/oleObject" Target="embeddings/oleObject60.bin"/><Relationship Id="rId168" Type="http://schemas.openxmlformats.org/officeDocument/2006/relationships/oleObject" Target="embeddings/oleObject81.bin"/><Relationship Id="rId333" Type="http://schemas.openxmlformats.org/officeDocument/2006/relationships/image" Target="media/image159.wmf"/><Relationship Id="rId540" Type="http://schemas.openxmlformats.org/officeDocument/2006/relationships/image" Target="media/image246.wmf"/><Relationship Id="rId778" Type="http://schemas.openxmlformats.org/officeDocument/2006/relationships/oleObject" Target="embeddings/oleObject417.bin"/><Relationship Id="rId72" Type="http://schemas.openxmlformats.org/officeDocument/2006/relationships/image" Target="media/image33.wmf"/><Relationship Id="rId375" Type="http://schemas.openxmlformats.org/officeDocument/2006/relationships/image" Target="media/image178.wmf"/><Relationship Id="rId582" Type="http://schemas.openxmlformats.org/officeDocument/2006/relationships/image" Target="media/image267.wmf"/><Relationship Id="rId638" Type="http://schemas.openxmlformats.org/officeDocument/2006/relationships/image" Target="media/image292.wmf"/><Relationship Id="rId803" Type="http://schemas.openxmlformats.org/officeDocument/2006/relationships/image" Target="media/image365.wmf"/><Relationship Id="rId845" Type="http://schemas.openxmlformats.org/officeDocument/2006/relationships/image" Target="media/image384.wmf"/><Relationship Id="rId3" Type="http://schemas.openxmlformats.org/officeDocument/2006/relationships/styles" Target="styles.xml"/><Relationship Id="rId235" Type="http://schemas.openxmlformats.org/officeDocument/2006/relationships/oleObject" Target="embeddings/oleObject115.bin"/><Relationship Id="rId277" Type="http://schemas.openxmlformats.org/officeDocument/2006/relationships/image" Target="media/image132.wmf"/><Relationship Id="rId400" Type="http://schemas.openxmlformats.org/officeDocument/2006/relationships/image" Target="media/image189.wmf"/><Relationship Id="rId442" Type="http://schemas.openxmlformats.org/officeDocument/2006/relationships/image" Target="media/image200.wmf"/><Relationship Id="rId484" Type="http://schemas.openxmlformats.org/officeDocument/2006/relationships/oleObject" Target="embeddings/oleObject257.bin"/><Relationship Id="rId705" Type="http://schemas.openxmlformats.org/officeDocument/2006/relationships/image" Target="media/image317.wmf"/><Relationship Id="rId887" Type="http://schemas.openxmlformats.org/officeDocument/2006/relationships/oleObject" Target="embeddings/oleObject475.bin"/><Relationship Id="rId137" Type="http://schemas.openxmlformats.org/officeDocument/2006/relationships/image" Target="media/image63.wmf"/><Relationship Id="rId302" Type="http://schemas.openxmlformats.org/officeDocument/2006/relationships/oleObject" Target="embeddings/oleObject149.bin"/><Relationship Id="rId344" Type="http://schemas.openxmlformats.org/officeDocument/2006/relationships/oleObject" Target="embeddings/oleObject171.bin"/><Relationship Id="rId691" Type="http://schemas.openxmlformats.org/officeDocument/2006/relationships/image" Target="media/image311.wmf"/><Relationship Id="rId747" Type="http://schemas.openxmlformats.org/officeDocument/2006/relationships/oleObject" Target="embeddings/oleObject401.bin"/><Relationship Id="rId789" Type="http://schemas.openxmlformats.org/officeDocument/2006/relationships/image" Target="media/image358.wmf"/><Relationship Id="rId912" Type="http://schemas.openxmlformats.org/officeDocument/2006/relationships/oleObject" Target="embeddings/oleObject488.bin"/><Relationship Id="rId41" Type="http://schemas.openxmlformats.org/officeDocument/2006/relationships/oleObject" Target="embeddings/oleObject17.bin"/><Relationship Id="rId83" Type="http://schemas.microsoft.com/office/2011/relationships/commentsExtended" Target="commentsExtended.xml"/><Relationship Id="rId179" Type="http://schemas.openxmlformats.org/officeDocument/2006/relationships/image" Target="media/image84.wmf"/><Relationship Id="rId386" Type="http://schemas.openxmlformats.org/officeDocument/2006/relationships/oleObject" Target="embeddings/oleObject194.bin"/><Relationship Id="rId551" Type="http://schemas.openxmlformats.org/officeDocument/2006/relationships/oleObject" Target="embeddings/oleObject291.bin"/><Relationship Id="rId593" Type="http://schemas.openxmlformats.org/officeDocument/2006/relationships/image" Target="media/image272.wmf"/><Relationship Id="rId607" Type="http://schemas.openxmlformats.org/officeDocument/2006/relationships/image" Target="media/image279.wmf"/><Relationship Id="rId649" Type="http://schemas.openxmlformats.org/officeDocument/2006/relationships/image" Target="media/image296.wmf"/><Relationship Id="rId814" Type="http://schemas.openxmlformats.org/officeDocument/2006/relationships/oleObject" Target="embeddings/oleObject436.bin"/><Relationship Id="rId856" Type="http://schemas.openxmlformats.org/officeDocument/2006/relationships/image" Target="media/image389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image" Target="media/image117.wmf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10.bin"/><Relationship Id="rId453" Type="http://schemas.openxmlformats.org/officeDocument/2006/relationships/oleObject" Target="embeddings/oleObject241.bin"/><Relationship Id="rId509" Type="http://schemas.openxmlformats.org/officeDocument/2006/relationships/oleObject" Target="embeddings/oleObject270.bin"/><Relationship Id="rId660" Type="http://schemas.openxmlformats.org/officeDocument/2006/relationships/oleObject" Target="embeddings/oleObject351.bin"/><Relationship Id="rId898" Type="http://schemas.openxmlformats.org/officeDocument/2006/relationships/image" Target="media/image409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49.wmf"/><Relationship Id="rId495" Type="http://schemas.openxmlformats.org/officeDocument/2006/relationships/oleObject" Target="embeddings/oleObject263.bin"/><Relationship Id="rId716" Type="http://schemas.openxmlformats.org/officeDocument/2006/relationships/image" Target="media/image322.wmf"/><Relationship Id="rId758" Type="http://schemas.openxmlformats.org/officeDocument/2006/relationships/image" Target="media/image342.wmf"/><Relationship Id="rId923" Type="http://schemas.openxmlformats.org/officeDocument/2006/relationships/image" Target="media/image420.wmf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78.bin"/><Relationship Id="rId397" Type="http://schemas.openxmlformats.org/officeDocument/2006/relationships/image" Target="media/image188.wmf"/><Relationship Id="rId520" Type="http://schemas.openxmlformats.org/officeDocument/2006/relationships/image" Target="media/image236.wmf"/><Relationship Id="rId562" Type="http://schemas.openxmlformats.org/officeDocument/2006/relationships/image" Target="media/image257.wmf"/><Relationship Id="rId618" Type="http://schemas.openxmlformats.org/officeDocument/2006/relationships/oleObject" Target="embeddings/oleObject325.bin"/><Relationship Id="rId825" Type="http://schemas.openxmlformats.org/officeDocument/2006/relationships/image" Target="media/image375.wmf"/><Relationship Id="rId215" Type="http://schemas.openxmlformats.org/officeDocument/2006/relationships/oleObject" Target="embeddings/oleObject105.bin"/><Relationship Id="rId257" Type="http://schemas.openxmlformats.org/officeDocument/2006/relationships/image" Target="media/image122.wmf"/><Relationship Id="rId422" Type="http://schemas.openxmlformats.org/officeDocument/2006/relationships/oleObject" Target="embeddings/oleObject221.bin"/><Relationship Id="rId464" Type="http://schemas.openxmlformats.org/officeDocument/2006/relationships/image" Target="media/image209.wmf"/><Relationship Id="rId867" Type="http://schemas.openxmlformats.org/officeDocument/2006/relationships/oleObject" Target="embeddings/oleObject464.bin"/><Relationship Id="rId299" Type="http://schemas.openxmlformats.org/officeDocument/2006/relationships/image" Target="media/image143.wmf"/><Relationship Id="rId727" Type="http://schemas.openxmlformats.org/officeDocument/2006/relationships/oleObject" Target="embeddings/oleObject391.bin"/><Relationship Id="rId934" Type="http://schemas.openxmlformats.org/officeDocument/2006/relationships/oleObject" Target="embeddings/oleObject500.bin"/><Relationship Id="rId63" Type="http://schemas.openxmlformats.org/officeDocument/2006/relationships/oleObject" Target="embeddings/oleObject28.bin"/><Relationship Id="rId159" Type="http://schemas.openxmlformats.org/officeDocument/2006/relationships/image" Target="media/image74.wmf"/><Relationship Id="rId366" Type="http://schemas.openxmlformats.org/officeDocument/2006/relationships/image" Target="media/image174.wmf"/><Relationship Id="rId573" Type="http://schemas.openxmlformats.org/officeDocument/2006/relationships/oleObject" Target="embeddings/oleObject302.bin"/><Relationship Id="rId780" Type="http://schemas.openxmlformats.org/officeDocument/2006/relationships/oleObject" Target="embeddings/oleObject418.bin"/><Relationship Id="rId226" Type="http://schemas.openxmlformats.org/officeDocument/2006/relationships/image" Target="media/image107.wmf"/><Relationship Id="rId433" Type="http://schemas.openxmlformats.org/officeDocument/2006/relationships/oleObject" Target="embeddings/oleObject229.bin"/><Relationship Id="rId878" Type="http://schemas.openxmlformats.org/officeDocument/2006/relationships/oleObject" Target="embeddings/oleObject470.bin"/><Relationship Id="rId640" Type="http://schemas.openxmlformats.org/officeDocument/2006/relationships/image" Target="media/image293.wmf"/><Relationship Id="rId738" Type="http://schemas.openxmlformats.org/officeDocument/2006/relationships/image" Target="media/image333.wmf"/><Relationship Id="rId74" Type="http://schemas.openxmlformats.org/officeDocument/2006/relationships/image" Target="media/image34.wmf"/><Relationship Id="rId377" Type="http://schemas.openxmlformats.org/officeDocument/2006/relationships/image" Target="media/image179.wmf"/><Relationship Id="rId500" Type="http://schemas.openxmlformats.org/officeDocument/2006/relationships/image" Target="media/image226.wmf"/><Relationship Id="rId584" Type="http://schemas.openxmlformats.org/officeDocument/2006/relationships/image" Target="media/image268.wmf"/><Relationship Id="rId805" Type="http://schemas.openxmlformats.org/officeDocument/2006/relationships/image" Target="media/image366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6.bin"/><Relationship Id="rId791" Type="http://schemas.openxmlformats.org/officeDocument/2006/relationships/image" Target="media/image359.wmf"/><Relationship Id="rId889" Type="http://schemas.openxmlformats.org/officeDocument/2006/relationships/oleObject" Target="embeddings/oleObject476.bin"/><Relationship Id="rId444" Type="http://schemas.openxmlformats.org/officeDocument/2006/relationships/oleObject" Target="embeddings/oleObject235.bin"/><Relationship Id="rId651" Type="http://schemas.openxmlformats.org/officeDocument/2006/relationships/image" Target="media/image297.wmf"/><Relationship Id="rId749" Type="http://schemas.openxmlformats.org/officeDocument/2006/relationships/oleObject" Target="embeddings/oleObject402.bin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0.bin"/><Relationship Id="rId388" Type="http://schemas.openxmlformats.org/officeDocument/2006/relationships/oleObject" Target="embeddings/oleObject195.bin"/><Relationship Id="rId511" Type="http://schemas.openxmlformats.org/officeDocument/2006/relationships/oleObject" Target="embeddings/oleObject271.bin"/><Relationship Id="rId609" Type="http://schemas.openxmlformats.org/officeDocument/2006/relationships/image" Target="media/image280.wmf"/><Relationship Id="rId85" Type="http://schemas.openxmlformats.org/officeDocument/2006/relationships/image" Target="media/image38.wmf"/><Relationship Id="rId150" Type="http://schemas.openxmlformats.org/officeDocument/2006/relationships/oleObject" Target="embeddings/oleObject72.bin"/><Relationship Id="rId595" Type="http://schemas.openxmlformats.org/officeDocument/2006/relationships/image" Target="media/image273.png"/><Relationship Id="rId816" Type="http://schemas.openxmlformats.org/officeDocument/2006/relationships/oleObject" Target="embeddings/oleObject437.bin"/><Relationship Id="rId248" Type="http://schemas.openxmlformats.org/officeDocument/2006/relationships/image" Target="media/image118.wmf"/><Relationship Id="rId455" Type="http://schemas.openxmlformats.org/officeDocument/2006/relationships/oleObject" Target="embeddings/oleObject242.bin"/><Relationship Id="rId662" Type="http://schemas.openxmlformats.org/officeDocument/2006/relationships/oleObject" Target="embeddings/oleObject352.bin"/><Relationship Id="rId12" Type="http://schemas.openxmlformats.org/officeDocument/2006/relationships/image" Target="media/image3.wmf"/><Relationship Id="rId108" Type="http://schemas.openxmlformats.org/officeDocument/2006/relationships/image" Target="media/image50.wmf"/><Relationship Id="rId315" Type="http://schemas.openxmlformats.org/officeDocument/2006/relationships/image" Target="media/image150.wmf"/><Relationship Id="rId522" Type="http://schemas.openxmlformats.org/officeDocument/2006/relationships/image" Target="media/image237.wmf"/><Relationship Id="rId96" Type="http://schemas.openxmlformats.org/officeDocument/2006/relationships/oleObject" Target="embeddings/oleObject44.bin"/><Relationship Id="rId161" Type="http://schemas.openxmlformats.org/officeDocument/2006/relationships/image" Target="media/image75.wmf"/><Relationship Id="rId399" Type="http://schemas.openxmlformats.org/officeDocument/2006/relationships/oleObject" Target="embeddings/oleObject202.bin"/><Relationship Id="rId827" Type="http://schemas.openxmlformats.org/officeDocument/2006/relationships/image" Target="media/image376.wmf"/><Relationship Id="rId259" Type="http://schemas.openxmlformats.org/officeDocument/2006/relationships/image" Target="media/image123.wmf"/><Relationship Id="rId466" Type="http://schemas.openxmlformats.org/officeDocument/2006/relationships/image" Target="media/image210.wmf"/><Relationship Id="rId673" Type="http://schemas.openxmlformats.org/officeDocument/2006/relationships/oleObject" Target="embeddings/oleObject359.bin"/><Relationship Id="rId880" Type="http://schemas.openxmlformats.org/officeDocument/2006/relationships/oleObject" Target="embeddings/oleObject471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5.wmf"/><Relationship Id="rId326" Type="http://schemas.openxmlformats.org/officeDocument/2006/relationships/oleObject" Target="embeddings/oleObject162.bin"/><Relationship Id="rId533" Type="http://schemas.openxmlformats.org/officeDocument/2006/relationships/oleObject" Target="embeddings/oleObject282.bin"/><Relationship Id="rId740" Type="http://schemas.openxmlformats.org/officeDocument/2006/relationships/image" Target="media/image334.wmf"/><Relationship Id="rId838" Type="http://schemas.openxmlformats.org/officeDocument/2006/relationships/image" Target="media/image381.wmf"/><Relationship Id="rId172" Type="http://schemas.openxmlformats.org/officeDocument/2006/relationships/oleObject" Target="embeddings/oleObject83.bin"/><Relationship Id="rId477" Type="http://schemas.openxmlformats.org/officeDocument/2006/relationships/image" Target="media/image215.wmf"/><Relationship Id="rId600" Type="http://schemas.openxmlformats.org/officeDocument/2006/relationships/oleObject" Target="embeddings/oleObject316.bin"/><Relationship Id="rId684" Type="http://schemas.openxmlformats.org/officeDocument/2006/relationships/oleObject" Target="embeddings/oleObject367.bin"/><Relationship Id="rId337" Type="http://schemas.openxmlformats.org/officeDocument/2006/relationships/image" Target="media/image161.wmf"/><Relationship Id="rId891" Type="http://schemas.openxmlformats.org/officeDocument/2006/relationships/oleObject" Target="embeddings/oleObject477.bin"/><Relationship Id="rId905" Type="http://schemas.openxmlformats.org/officeDocument/2006/relationships/oleObject" Target="embeddings/oleObject484.bin"/><Relationship Id="rId34" Type="http://schemas.openxmlformats.org/officeDocument/2006/relationships/image" Target="media/image14.wmf"/><Relationship Id="rId544" Type="http://schemas.openxmlformats.org/officeDocument/2006/relationships/image" Target="media/image248.wmf"/><Relationship Id="rId751" Type="http://schemas.openxmlformats.org/officeDocument/2006/relationships/oleObject" Target="embeddings/oleObject403.bin"/><Relationship Id="rId849" Type="http://schemas.openxmlformats.org/officeDocument/2006/relationships/oleObject" Target="embeddings/oleObject455.bin"/><Relationship Id="rId183" Type="http://schemas.openxmlformats.org/officeDocument/2006/relationships/image" Target="media/image86.wmf"/><Relationship Id="rId390" Type="http://schemas.openxmlformats.org/officeDocument/2006/relationships/oleObject" Target="embeddings/oleObject196.bin"/><Relationship Id="rId404" Type="http://schemas.openxmlformats.org/officeDocument/2006/relationships/oleObject" Target="embeddings/oleObject205.bin"/><Relationship Id="rId611" Type="http://schemas.openxmlformats.org/officeDocument/2006/relationships/image" Target="media/image281.wmf"/><Relationship Id="rId250" Type="http://schemas.openxmlformats.org/officeDocument/2006/relationships/image" Target="media/image119.wmf"/><Relationship Id="rId488" Type="http://schemas.openxmlformats.org/officeDocument/2006/relationships/oleObject" Target="embeddings/oleObject259.bin"/><Relationship Id="rId695" Type="http://schemas.openxmlformats.org/officeDocument/2006/relationships/oleObject" Target="embeddings/oleObject374.bin"/><Relationship Id="rId709" Type="http://schemas.openxmlformats.org/officeDocument/2006/relationships/oleObject" Target="embeddings/oleObject382.bin"/><Relationship Id="rId916" Type="http://schemas.openxmlformats.org/officeDocument/2006/relationships/oleObject" Target="embeddings/oleObject491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1.wmf"/><Relationship Id="rId348" Type="http://schemas.openxmlformats.org/officeDocument/2006/relationships/image" Target="media/image165.wmf"/><Relationship Id="rId555" Type="http://schemas.openxmlformats.org/officeDocument/2006/relationships/oleObject" Target="embeddings/oleObject293.bin"/><Relationship Id="rId762" Type="http://schemas.openxmlformats.org/officeDocument/2006/relationships/image" Target="media/image344.wmf"/><Relationship Id="rId194" Type="http://schemas.openxmlformats.org/officeDocument/2006/relationships/image" Target="media/image92.wmf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14.bin"/><Relationship Id="rId622" Type="http://schemas.openxmlformats.org/officeDocument/2006/relationships/image" Target="media/image286.wmf"/><Relationship Id="rId261" Type="http://schemas.openxmlformats.org/officeDocument/2006/relationships/image" Target="media/image124.wmf"/><Relationship Id="rId499" Type="http://schemas.openxmlformats.org/officeDocument/2006/relationships/oleObject" Target="embeddings/oleObject265.bin"/><Relationship Id="rId927" Type="http://schemas.openxmlformats.org/officeDocument/2006/relationships/image" Target="media/image422.wmf"/><Relationship Id="rId56" Type="http://schemas.openxmlformats.org/officeDocument/2006/relationships/image" Target="media/image25.wmf"/><Relationship Id="rId359" Type="http://schemas.openxmlformats.org/officeDocument/2006/relationships/oleObject" Target="embeddings/oleObject180.bin"/><Relationship Id="rId566" Type="http://schemas.openxmlformats.org/officeDocument/2006/relationships/image" Target="media/image259.wmf"/><Relationship Id="rId773" Type="http://schemas.openxmlformats.org/officeDocument/2006/relationships/oleObject" Target="embeddings/oleObject415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7.bin"/><Relationship Id="rId426" Type="http://schemas.openxmlformats.org/officeDocument/2006/relationships/oleObject" Target="embeddings/oleObject225.bin"/><Relationship Id="rId633" Type="http://schemas.openxmlformats.org/officeDocument/2006/relationships/image" Target="media/image291.wmf"/><Relationship Id="rId840" Type="http://schemas.openxmlformats.org/officeDocument/2006/relationships/image" Target="media/image382.wmf"/><Relationship Id="rId938" Type="http://schemas.openxmlformats.org/officeDocument/2006/relationships/oleObject" Target="embeddings/oleObject502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4.bin"/><Relationship Id="rId577" Type="http://schemas.openxmlformats.org/officeDocument/2006/relationships/oleObject" Target="embeddings/oleObject304.bin"/><Relationship Id="rId700" Type="http://schemas.openxmlformats.org/officeDocument/2006/relationships/oleObject" Target="embeddings/oleObject377.bin"/><Relationship Id="rId132" Type="http://schemas.openxmlformats.org/officeDocument/2006/relationships/oleObject" Target="embeddings/oleObject63.bin"/><Relationship Id="rId784" Type="http://schemas.openxmlformats.org/officeDocument/2006/relationships/oleObject" Target="embeddings/oleObject420.bin"/><Relationship Id="rId437" Type="http://schemas.openxmlformats.org/officeDocument/2006/relationships/oleObject" Target="embeddings/oleObject231.bin"/><Relationship Id="rId644" Type="http://schemas.openxmlformats.org/officeDocument/2006/relationships/oleObject" Target="embeddings/oleObject342.bin"/><Relationship Id="rId851" Type="http://schemas.openxmlformats.org/officeDocument/2006/relationships/oleObject" Target="embeddings/oleObject456.bin"/><Relationship Id="rId283" Type="http://schemas.openxmlformats.org/officeDocument/2006/relationships/image" Target="media/image135.wmf"/><Relationship Id="rId490" Type="http://schemas.openxmlformats.org/officeDocument/2006/relationships/oleObject" Target="embeddings/oleObject260.bin"/><Relationship Id="rId504" Type="http://schemas.openxmlformats.org/officeDocument/2006/relationships/image" Target="media/image228.wmf"/><Relationship Id="rId711" Type="http://schemas.openxmlformats.org/officeDocument/2006/relationships/oleObject" Target="embeddings/oleObject383.bin"/><Relationship Id="rId78" Type="http://schemas.openxmlformats.org/officeDocument/2006/relationships/image" Target="media/image36.wmf"/><Relationship Id="rId143" Type="http://schemas.openxmlformats.org/officeDocument/2006/relationships/image" Target="media/image66.wmf"/><Relationship Id="rId350" Type="http://schemas.openxmlformats.org/officeDocument/2006/relationships/image" Target="media/image166.wmf"/><Relationship Id="rId588" Type="http://schemas.openxmlformats.org/officeDocument/2006/relationships/oleObject" Target="embeddings/oleObject310.bin"/><Relationship Id="rId795" Type="http://schemas.openxmlformats.org/officeDocument/2006/relationships/image" Target="media/image361.wmf"/><Relationship Id="rId809" Type="http://schemas.openxmlformats.org/officeDocument/2006/relationships/oleObject" Target="embeddings/oleObject433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448" Type="http://schemas.openxmlformats.org/officeDocument/2006/relationships/oleObject" Target="embeddings/oleObject238.bin"/><Relationship Id="rId655" Type="http://schemas.openxmlformats.org/officeDocument/2006/relationships/image" Target="media/image299.wmf"/><Relationship Id="rId862" Type="http://schemas.openxmlformats.org/officeDocument/2006/relationships/image" Target="media/image392.wmf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3.bin"/><Relationship Id="rId515" Type="http://schemas.openxmlformats.org/officeDocument/2006/relationships/oleObject" Target="embeddings/oleObject273.bin"/><Relationship Id="rId722" Type="http://schemas.openxmlformats.org/officeDocument/2006/relationships/image" Target="media/image325.wmf"/><Relationship Id="rId89" Type="http://schemas.openxmlformats.org/officeDocument/2006/relationships/image" Target="media/image40.wmf"/><Relationship Id="rId154" Type="http://schemas.openxmlformats.org/officeDocument/2006/relationships/oleObject" Target="embeddings/oleObject74.bin"/><Relationship Id="rId361" Type="http://schemas.openxmlformats.org/officeDocument/2006/relationships/oleObject" Target="embeddings/oleObject181.bin"/><Relationship Id="rId599" Type="http://schemas.openxmlformats.org/officeDocument/2006/relationships/image" Target="media/image275.wmf"/><Relationship Id="rId459" Type="http://schemas.openxmlformats.org/officeDocument/2006/relationships/oleObject" Target="embeddings/oleObject244.bin"/><Relationship Id="rId666" Type="http://schemas.openxmlformats.org/officeDocument/2006/relationships/oleObject" Target="embeddings/oleObject354.bin"/><Relationship Id="rId873" Type="http://schemas.openxmlformats.org/officeDocument/2006/relationships/image" Target="media/image397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8.bin"/><Relationship Id="rId319" Type="http://schemas.openxmlformats.org/officeDocument/2006/relationships/image" Target="media/image152.wmf"/><Relationship Id="rId526" Type="http://schemas.openxmlformats.org/officeDocument/2006/relationships/image" Target="media/image239.wmf"/><Relationship Id="rId733" Type="http://schemas.openxmlformats.org/officeDocument/2006/relationships/oleObject" Target="embeddings/oleObject394.bin"/><Relationship Id="rId940" Type="http://schemas.microsoft.com/office/2011/relationships/people" Target="people.xml"/><Relationship Id="rId165" Type="http://schemas.openxmlformats.org/officeDocument/2006/relationships/image" Target="media/image77.wmf"/><Relationship Id="rId372" Type="http://schemas.openxmlformats.org/officeDocument/2006/relationships/oleObject" Target="embeddings/oleObject187.bin"/><Relationship Id="rId677" Type="http://schemas.openxmlformats.org/officeDocument/2006/relationships/oleObject" Target="embeddings/oleObject363.bin"/><Relationship Id="rId800" Type="http://schemas.openxmlformats.org/officeDocument/2006/relationships/oleObject" Target="embeddings/oleObject428.bin"/><Relationship Id="rId232" Type="http://schemas.openxmlformats.org/officeDocument/2006/relationships/image" Target="media/image110.wmf"/><Relationship Id="rId884" Type="http://schemas.openxmlformats.org/officeDocument/2006/relationships/image" Target="media/image402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84.bin"/><Relationship Id="rId744" Type="http://schemas.openxmlformats.org/officeDocument/2006/relationships/image" Target="media/image336.wmf"/><Relationship Id="rId80" Type="http://schemas.openxmlformats.org/officeDocument/2006/relationships/image" Target="media/image37.wmf"/><Relationship Id="rId176" Type="http://schemas.openxmlformats.org/officeDocument/2006/relationships/oleObject" Target="embeddings/oleObject85.bin"/><Relationship Id="rId383" Type="http://schemas.openxmlformats.org/officeDocument/2006/relationships/image" Target="media/image182.wmf"/><Relationship Id="rId590" Type="http://schemas.openxmlformats.org/officeDocument/2006/relationships/oleObject" Target="embeddings/oleObject311.bin"/><Relationship Id="rId604" Type="http://schemas.openxmlformats.org/officeDocument/2006/relationships/oleObject" Target="embeddings/oleObject318.bin"/><Relationship Id="rId811" Type="http://schemas.openxmlformats.org/officeDocument/2006/relationships/oleObject" Target="embeddings/oleObject434.bin"/><Relationship Id="rId243" Type="http://schemas.openxmlformats.org/officeDocument/2006/relationships/oleObject" Target="embeddings/oleObject119.bin"/><Relationship Id="rId450" Type="http://schemas.openxmlformats.org/officeDocument/2006/relationships/image" Target="media/image202.wmf"/><Relationship Id="rId688" Type="http://schemas.openxmlformats.org/officeDocument/2006/relationships/oleObject" Target="embeddings/oleObject370.bin"/><Relationship Id="rId895" Type="http://schemas.openxmlformats.org/officeDocument/2006/relationships/oleObject" Target="embeddings/oleObject479.bin"/><Relationship Id="rId909" Type="http://schemas.openxmlformats.org/officeDocument/2006/relationships/image" Target="media/image415.wmf"/><Relationship Id="rId38" Type="http://schemas.openxmlformats.org/officeDocument/2006/relationships/image" Target="media/image16.wmf"/><Relationship Id="rId103" Type="http://schemas.openxmlformats.org/officeDocument/2006/relationships/image" Target="media/image47.wmf"/><Relationship Id="rId310" Type="http://schemas.openxmlformats.org/officeDocument/2006/relationships/oleObject" Target="embeddings/oleObject154.bin"/><Relationship Id="rId548" Type="http://schemas.openxmlformats.org/officeDocument/2006/relationships/image" Target="media/image250.wmf"/><Relationship Id="rId755" Type="http://schemas.openxmlformats.org/officeDocument/2006/relationships/oleObject" Target="embeddings/oleObject406.bin"/><Relationship Id="rId91" Type="http://schemas.openxmlformats.org/officeDocument/2006/relationships/oleObject" Target="embeddings/oleObject42.bin"/><Relationship Id="rId187" Type="http://schemas.openxmlformats.org/officeDocument/2006/relationships/image" Target="media/image88.wmf"/><Relationship Id="rId394" Type="http://schemas.openxmlformats.org/officeDocument/2006/relationships/oleObject" Target="embeddings/oleObject198.bin"/><Relationship Id="rId408" Type="http://schemas.openxmlformats.org/officeDocument/2006/relationships/image" Target="media/image191.wmf"/><Relationship Id="rId615" Type="http://schemas.openxmlformats.org/officeDocument/2006/relationships/image" Target="media/image283.wmf"/><Relationship Id="rId822" Type="http://schemas.openxmlformats.org/officeDocument/2006/relationships/oleObject" Target="embeddings/oleObject440.bin"/><Relationship Id="rId254" Type="http://schemas.openxmlformats.org/officeDocument/2006/relationships/image" Target="media/image121.wmf"/><Relationship Id="rId699" Type="http://schemas.openxmlformats.org/officeDocument/2006/relationships/image" Target="media/image314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461" Type="http://schemas.openxmlformats.org/officeDocument/2006/relationships/oleObject" Target="embeddings/oleObject245.bin"/><Relationship Id="rId559" Type="http://schemas.openxmlformats.org/officeDocument/2006/relationships/oleObject" Target="embeddings/oleObject295.bin"/><Relationship Id="rId766" Type="http://schemas.openxmlformats.org/officeDocument/2006/relationships/image" Target="media/image346.wmf"/><Relationship Id="rId198" Type="http://schemas.openxmlformats.org/officeDocument/2006/relationships/image" Target="media/image94.wmf"/><Relationship Id="rId321" Type="http://schemas.openxmlformats.org/officeDocument/2006/relationships/image" Target="media/image153.wmf"/><Relationship Id="rId419" Type="http://schemas.openxmlformats.org/officeDocument/2006/relationships/oleObject" Target="embeddings/oleObject218.bin"/><Relationship Id="rId626" Type="http://schemas.openxmlformats.org/officeDocument/2006/relationships/oleObject" Target="embeddings/oleObject330.bin"/><Relationship Id="rId833" Type="http://schemas.openxmlformats.org/officeDocument/2006/relationships/image" Target="media/image379.wmf"/><Relationship Id="rId265" Type="http://schemas.openxmlformats.org/officeDocument/2006/relationships/image" Target="media/image126.wmf"/><Relationship Id="rId472" Type="http://schemas.openxmlformats.org/officeDocument/2006/relationships/oleObject" Target="embeddings/oleObject251.bin"/><Relationship Id="rId900" Type="http://schemas.openxmlformats.org/officeDocument/2006/relationships/image" Target="media/image410.wmf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5.bin"/><Relationship Id="rId777" Type="http://schemas.openxmlformats.org/officeDocument/2006/relationships/image" Target="media/image352.wmf"/><Relationship Id="rId637" Type="http://schemas.openxmlformats.org/officeDocument/2006/relationships/oleObject" Target="embeddings/oleObject337.bin"/><Relationship Id="rId844" Type="http://schemas.openxmlformats.org/officeDocument/2006/relationships/oleObject" Target="embeddings/oleObject452.bin"/><Relationship Id="rId276" Type="http://schemas.openxmlformats.org/officeDocument/2006/relationships/oleObject" Target="embeddings/oleObject136.bin"/><Relationship Id="rId483" Type="http://schemas.openxmlformats.org/officeDocument/2006/relationships/image" Target="media/image218.wmf"/><Relationship Id="rId690" Type="http://schemas.openxmlformats.org/officeDocument/2006/relationships/oleObject" Target="embeddings/oleObject371.bin"/><Relationship Id="rId704" Type="http://schemas.openxmlformats.org/officeDocument/2006/relationships/oleObject" Target="embeddings/oleObject379.bin"/><Relationship Id="rId911" Type="http://schemas.openxmlformats.org/officeDocument/2006/relationships/oleObject" Target="embeddings/oleObject487.bin"/><Relationship Id="rId40" Type="http://schemas.openxmlformats.org/officeDocument/2006/relationships/image" Target="media/image17.wmf"/><Relationship Id="rId136" Type="http://schemas.openxmlformats.org/officeDocument/2006/relationships/oleObject" Target="embeddings/oleObject65.bin"/><Relationship Id="rId343" Type="http://schemas.openxmlformats.org/officeDocument/2006/relationships/image" Target="media/image164.wmf"/><Relationship Id="rId550" Type="http://schemas.openxmlformats.org/officeDocument/2006/relationships/image" Target="media/image251.wmf"/><Relationship Id="rId788" Type="http://schemas.openxmlformats.org/officeDocument/2006/relationships/oleObject" Target="embeddings/oleObject422.bin"/><Relationship Id="rId203" Type="http://schemas.openxmlformats.org/officeDocument/2006/relationships/image" Target="media/image96.wmf"/><Relationship Id="rId648" Type="http://schemas.openxmlformats.org/officeDocument/2006/relationships/oleObject" Target="embeddings/oleObject344.bin"/><Relationship Id="rId855" Type="http://schemas.openxmlformats.org/officeDocument/2006/relationships/oleObject" Target="embeddings/oleObject458.bin"/><Relationship Id="rId287" Type="http://schemas.openxmlformats.org/officeDocument/2006/relationships/image" Target="media/image137.wmf"/><Relationship Id="rId410" Type="http://schemas.openxmlformats.org/officeDocument/2006/relationships/image" Target="media/image192.wmf"/><Relationship Id="rId494" Type="http://schemas.openxmlformats.org/officeDocument/2006/relationships/oleObject" Target="embeddings/oleObject262.bin"/><Relationship Id="rId508" Type="http://schemas.openxmlformats.org/officeDocument/2006/relationships/image" Target="media/image230.wmf"/><Relationship Id="rId715" Type="http://schemas.openxmlformats.org/officeDocument/2006/relationships/oleObject" Target="embeddings/oleObject385.bin"/><Relationship Id="rId922" Type="http://schemas.openxmlformats.org/officeDocument/2006/relationships/oleObject" Target="embeddings/oleObject494.bin"/><Relationship Id="rId147" Type="http://schemas.openxmlformats.org/officeDocument/2006/relationships/image" Target="media/image68.wmf"/><Relationship Id="rId354" Type="http://schemas.openxmlformats.org/officeDocument/2006/relationships/image" Target="media/image168.wmf"/><Relationship Id="rId799" Type="http://schemas.openxmlformats.org/officeDocument/2006/relationships/image" Target="media/image363.wmf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296.bin"/><Relationship Id="rId659" Type="http://schemas.openxmlformats.org/officeDocument/2006/relationships/image" Target="media/image300.wmf"/><Relationship Id="rId866" Type="http://schemas.openxmlformats.org/officeDocument/2006/relationships/image" Target="media/image394.wmf"/><Relationship Id="rId214" Type="http://schemas.openxmlformats.org/officeDocument/2006/relationships/image" Target="media/image101.wmf"/><Relationship Id="rId298" Type="http://schemas.openxmlformats.org/officeDocument/2006/relationships/oleObject" Target="embeddings/oleObject147.bin"/><Relationship Id="rId421" Type="http://schemas.openxmlformats.org/officeDocument/2006/relationships/oleObject" Target="embeddings/oleObject220.bin"/><Relationship Id="rId519" Type="http://schemas.openxmlformats.org/officeDocument/2006/relationships/oleObject" Target="embeddings/oleObject275.bin"/><Relationship Id="rId158" Type="http://schemas.openxmlformats.org/officeDocument/2006/relationships/oleObject" Target="embeddings/oleObject76.bin"/><Relationship Id="rId726" Type="http://schemas.openxmlformats.org/officeDocument/2006/relationships/image" Target="media/image327.wmf"/><Relationship Id="rId933" Type="http://schemas.openxmlformats.org/officeDocument/2006/relationships/image" Target="media/image425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83.bin"/><Relationship Id="rId572" Type="http://schemas.openxmlformats.org/officeDocument/2006/relationships/image" Target="media/image262.wmf"/><Relationship Id="rId225" Type="http://schemas.openxmlformats.org/officeDocument/2006/relationships/oleObject" Target="embeddings/oleObject110.bin"/><Relationship Id="rId432" Type="http://schemas.openxmlformats.org/officeDocument/2006/relationships/image" Target="media/image195.wmf"/><Relationship Id="rId877" Type="http://schemas.openxmlformats.org/officeDocument/2006/relationships/image" Target="media/image399.wmf"/><Relationship Id="rId737" Type="http://schemas.openxmlformats.org/officeDocument/2006/relationships/oleObject" Target="embeddings/oleObject396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79.wmf"/><Relationship Id="rId376" Type="http://schemas.openxmlformats.org/officeDocument/2006/relationships/oleObject" Target="embeddings/oleObject189.bin"/><Relationship Id="rId583" Type="http://schemas.openxmlformats.org/officeDocument/2006/relationships/oleObject" Target="embeddings/oleObject307.bin"/><Relationship Id="rId790" Type="http://schemas.openxmlformats.org/officeDocument/2006/relationships/oleObject" Target="embeddings/oleObject423.bin"/><Relationship Id="rId804" Type="http://schemas.openxmlformats.org/officeDocument/2006/relationships/oleObject" Target="embeddings/oleObject430.bin"/><Relationship Id="rId4" Type="http://schemas.openxmlformats.org/officeDocument/2006/relationships/settings" Target="settings.xml"/><Relationship Id="rId236" Type="http://schemas.openxmlformats.org/officeDocument/2006/relationships/image" Target="media/image112.wmf"/><Relationship Id="rId443" Type="http://schemas.openxmlformats.org/officeDocument/2006/relationships/oleObject" Target="embeddings/oleObject234.bin"/><Relationship Id="rId650" Type="http://schemas.openxmlformats.org/officeDocument/2006/relationships/oleObject" Target="embeddings/oleObject345.bin"/><Relationship Id="rId888" Type="http://schemas.openxmlformats.org/officeDocument/2006/relationships/image" Target="media/image404.wmf"/><Relationship Id="rId303" Type="http://schemas.openxmlformats.org/officeDocument/2006/relationships/image" Target="media/image145.wmf"/><Relationship Id="rId748" Type="http://schemas.openxmlformats.org/officeDocument/2006/relationships/image" Target="media/image338.wmf"/><Relationship Id="rId84" Type="http://schemas.openxmlformats.org/officeDocument/2006/relationships/oleObject" Target="embeddings/oleObject38.bin"/><Relationship Id="rId387" Type="http://schemas.openxmlformats.org/officeDocument/2006/relationships/image" Target="media/image184.wmf"/><Relationship Id="rId510" Type="http://schemas.openxmlformats.org/officeDocument/2006/relationships/image" Target="media/image231.wmf"/><Relationship Id="rId594" Type="http://schemas.openxmlformats.org/officeDocument/2006/relationships/oleObject" Target="embeddings/oleObject313.bin"/><Relationship Id="rId608" Type="http://schemas.openxmlformats.org/officeDocument/2006/relationships/oleObject" Target="embeddings/oleObject320.bin"/><Relationship Id="rId815" Type="http://schemas.openxmlformats.org/officeDocument/2006/relationships/image" Target="media/image370.wmf"/><Relationship Id="rId247" Type="http://schemas.openxmlformats.org/officeDocument/2006/relationships/oleObject" Target="embeddings/oleObject121.bin"/><Relationship Id="rId899" Type="http://schemas.openxmlformats.org/officeDocument/2006/relationships/oleObject" Target="embeddings/oleObject481.bin"/><Relationship Id="rId107" Type="http://schemas.openxmlformats.org/officeDocument/2006/relationships/image" Target="media/image49.png"/><Relationship Id="rId454" Type="http://schemas.openxmlformats.org/officeDocument/2006/relationships/image" Target="media/image204.wmf"/><Relationship Id="rId661" Type="http://schemas.openxmlformats.org/officeDocument/2006/relationships/image" Target="media/image301.wmf"/><Relationship Id="rId759" Type="http://schemas.openxmlformats.org/officeDocument/2006/relationships/oleObject" Target="embeddings/oleObject408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6.bin"/><Relationship Id="rId398" Type="http://schemas.openxmlformats.org/officeDocument/2006/relationships/oleObject" Target="embeddings/oleObject201.bin"/><Relationship Id="rId521" Type="http://schemas.openxmlformats.org/officeDocument/2006/relationships/oleObject" Target="embeddings/oleObject276.bin"/><Relationship Id="rId619" Type="http://schemas.openxmlformats.org/officeDocument/2006/relationships/oleObject" Target="embeddings/oleObject326.bin"/><Relationship Id="rId95" Type="http://schemas.openxmlformats.org/officeDocument/2006/relationships/image" Target="media/image43.wmf"/><Relationship Id="rId160" Type="http://schemas.openxmlformats.org/officeDocument/2006/relationships/oleObject" Target="embeddings/oleObject77.bin"/><Relationship Id="rId826" Type="http://schemas.openxmlformats.org/officeDocument/2006/relationships/oleObject" Target="embeddings/oleObject442.bin"/><Relationship Id="rId258" Type="http://schemas.openxmlformats.org/officeDocument/2006/relationships/oleObject" Target="embeddings/oleObject127.bin"/><Relationship Id="rId465" Type="http://schemas.openxmlformats.org/officeDocument/2006/relationships/oleObject" Target="embeddings/oleObject247.bin"/><Relationship Id="rId672" Type="http://schemas.openxmlformats.org/officeDocument/2006/relationships/image" Target="media/image305.wmf"/><Relationship Id="rId22" Type="http://schemas.openxmlformats.org/officeDocument/2006/relationships/image" Target="media/image8.wmf"/><Relationship Id="rId118" Type="http://schemas.openxmlformats.org/officeDocument/2006/relationships/oleObject" Target="embeddings/oleObject55.bin"/><Relationship Id="rId325" Type="http://schemas.openxmlformats.org/officeDocument/2006/relationships/image" Target="media/image155.wmf"/><Relationship Id="rId532" Type="http://schemas.openxmlformats.org/officeDocument/2006/relationships/image" Target="media/image242.wmf"/><Relationship Id="rId171" Type="http://schemas.openxmlformats.org/officeDocument/2006/relationships/image" Target="media/image80.wmf"/><Relationship Id="rId837" Type="http://schemas.openxmlformats.org/officeDocument/2006/relationships/oleObject" Target="embeddings/oleObject448.bin"/><Relationship Id="rId269" Type="http://schemas.openxmlformats.org/officeDocument/2006/relationships/image" Target="media/image128.wmf"/><Relationship Id="rId476" Type="http://schemas.openxmlformats.org/officeDocument/2006/relationships/oleObject" Target="embeddings/oleObject253.bin"/><Relationship Id="rId683" Type="http://schemas.openxmlformats.org/officeDocument/2006/relationships/image" Target="media/image308.wmf"/><Relationship Id="rId890" Type="http://schemas.openxmlformats.org/officeDocument/2006/relationships/image" Target="media/image405.wmf"/><Relationship Id="rId904" Type="http://schemas.openxmlformats.org/officeDocument/2006/relationships/image" Target="media/image412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59.wmf"/><Relationship Id="rId336" Type="http://schemas.openxmlformats.org/officeDocument/2006/relationships/oleObject" Target="embeddings/oleObject167.bin"/><Relationship Id="rId543" Type="http://schemas.openxmlformats.org/officeDocument/2006/relationships/oleObject" Target="embeddings/oleObject287.bin"/><Relationship Id="rId182" Type="http://schemas.openxmlformats.org/officeDocument/2006/relationships/oleObject" Target="embeddings/oleObject88.bin"/><Relationship Id="rId403" Type="http://schemas.openxmlformats.org/officeDocument/2006/relationships/oleObject" Target="embeddings/oleObject204.bin"/><Relationship Id="rId750" Type="http://schemas.openxmlformats.org/officeDocument/2006/relationships/image" Target="media/image339.wmf"/><Relationship Id="rId848" Type="http://schemas.openxmlformats.org/officeDocument/2006/relationships/image" Target="media/image385.wmf"/><Relationship Id="rId487" Type="http://schemas.openxmlformats.org/officeDocument/2006/relationships/image" Target="media/image220.wmf"/><Relationship Id="rId610" Type="http://schemas.openxmlformats.org/officeDocument/2006/relationships/oleObject" Target="embeddings/oleObject321.bin"/><Relationship Id="rId694" Type="http://schemas.openxmlformats.org/officeDocument/2006/relationships/image" Target="media/image312.wmf"/><Relationship Id="rId708" Type="http://schemas.openxmlformats.org/officeDocument/2006/relationships/oleObject" Target="embeddings/oleObject381.bin"/><Relationship Id="rId915" Type="http://schemas.openxmlformats.org/officeDocument/2006/relationships/oleObject" Target="embeddings/oleObject490.bin"/><Relationship Id="rId347" Type="http://schemas.openxmlformats.org/officeDocument/2006/relationships/oleObject" Target="embeddings/oleObject174.bin"/><Relationship Id="rId44" Type="http://schemas.openxmlformats.org/officeDocument/2006/relationships/image" Target="media/image19.wmf"/><Relationship Id="rId554" Type="http://schemas.openxmlformats.org/officeDocument/2006/relationships/image" Target="media/image253.wmf"/><Relationship Id="rId761" Type="http://schemas.openxmlformats.org/officeDocument/2006/relationships/oleObject" Target="embeddings/oleObject409.bin"/><Relationship Id="rId859" Type="http://schemas.openxmlformats.org/officeDocument/2006/relationships/oleObject" Target="embeddings/oleObject460.bin"/><Relationship Id="rId193" Type="http://schemas.openxmlformats.org/officeDocument/2006/relationships/oleObject" Target="embeddings/oleObject93.bin"/><Relationship Id="rId207" Type="http://schemas.openxmlformats.org/officeDocument/2006/relationships/image" Target="media/image98.wmf"/><Relationship Id="rId414" Type="http://schemas.openxmlformats.org/officeDocument/2006/relationships/oleObject" Target="embeddings/oleObject213.bin"/><Relationship Id="rId498" Type="http://schemas.openxmlformats.org/officeDocument/2006/relationships/image" Target="media/image225.wmf"/><Relationship Id="rId621" Type="http://schemas.openxmlformats.org/officeDocument/2006/relationships/oleObject" Target="embeddings/oleObject327.bin"/><Relationship Id="rId260" Type="http://schemas.openxmlformats.org/officeDocument/2006/relationships/oleObject" Target="embeddings/oleObject128.bin"/><Relationship Id="rId719" Type="http://schemas.openxmlformats.org/officeDocument/2006/relationships/oleObject" Target="embeddings/oleObject387.bin"/><Relationship Id="rId926" Type="http://schemas.openxmlformats.org/officeDocument/2006/relationships/oleObject" Target="embeddings/oleObject496.bin"/><Relationship Id="rId55" Type="http://schemas.openxmlformats.org/officeDocument/2006/relationships/oleObject" Target="embeddings/oleObject24.bin"/><Relationship Id="rId120" Type="http://schemas.openxmlformats.org/officeDocument/2006/relationships/oleObject" Target="embeddings/oleObject56.bin"/><Relationship Id="rId358" Type="http://schemas.openxmlformats.org/officeDocument/2006/relationships/image" Target="media/image170.wmf"/><Relationship Id="rId565" Type="http://schemas.openxmlformats.org/officeDocument/2006/relationships/oleObject" Target="embeddings/oleObject298.bin"/><Relationship Id="rId772" Type="http://schemas.openxmlformats.org/officeDocument/2006/relationships/image" Target="media/image349.wmf"/><Relationship Id="rId218" Type="http://schemas.openxmlformats.org/officeDocument/2006/relationships/image" Target="media/image103.wmf"/><Relationship Id="rId425" Type="http://schemas.openxmlformats.org/officeDocument/2006/relationships/oleObject" Target="embeddings/oleObject224.bin"/><Relationship Id="rId632" Type="http://schemas.openxmlformats.org/officeDocument/2006/relationships/oleObject" Target="embeddings/oleObject333.bin"/><Relationship Id="rId271" Type="http://schemas.openxmlformats.org/officeDocument/2006/relationships/image" Target="media/image129.wmf"/><Relationship Id="rId937" Type="http://schemas.openxmlformats.org/officeDocument/2006/relationships/oleObject" Target="embeddings/oleObject501.bin"/><Relationship Id="rId66" Type="http://schemas.openxmlformats.org/officeDocument/2006/relationships/image" Target="media/image30.wmf"/><Relationship Id="rId131" Type="http://schemas.openxmlformats.org/officeDocument/2006/relationships/image" Target="media/image60.wmf"/><Relationship Id="rId369" Type="http://schemas.openxmlformats.org/officeDocument/2006/relationships/image" Target="media/image175.wmf"/><Relationship Id="rId576" Type="http://schemas.openxmlformats.org/officeDocument/2006/relationships/image" Target="media/image264.wmf"/><Relationship Id="rId783" Type="http://schemas.openxmlformats.org/officeDocument/2006/relationships/image" Target="media/image355.wmf"/><Relationship Id="rId229" Type="http://schemas.openxmlformats.org/officeDocument/2006/relationships/oleObject" Target="embeddings/oleObject112.bin"/><Relationship Id="rId436" Type="http://schemas.openxmlformats.org/officeDocument/2006/relationships/image" Target="media/image197.wmf"/><Relationship Id="rId643" Type="http://schemas.openxmlformats.org/officeDocument/2006/relationships/oleObject" Target="embeddings/oleObject341.bin"/><Relationship Id="rId850" Type="http://schemas.openxmlformats.org/officeDocument/2006/relationships/image" Target="media/image386.wmf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9.bin"/><Relationship Id="rId503" Type="http://schemas.openxmlformats.org/officeDocument/2006/relationships/oleObject" Target="embeddings/oleObject267.bin"/><Relationship Id="rId587" Type="http://schemas.openxmlformats.org/officeDocument/2006/relationships/oleObject" Target="embeddings/oleObject309.bin"/><Relationship Id="rId710" Type="http://schemas.openxmlformats.org/officeDocument/2006/relationships/image" Target="media/image319.wmf"/><Relationship Id="rId808" Type="http://schemas.openxmlformats.org/officeDocument/2006/relationships/image" Target="media/image367.wmf"/><Relationship Id="rId8" Type="http://schemas.openxmlformats.org/officeDocument/2006/relationships/image" Target="media/image1.wmf"/><Relationship Id="rId142" Type="http://schemas.openxmlformats.org/officeDocument/2006/relationships/oleObject" Target="embeddings/oleObject68.bin"/><Relationship Id="rId447" Type="http://schemas.openxmlformats.org/officeDocument/2006/relationships/oleObject" Target="embeddings/oleObject237.bin"/><Relationship Id="rId794" Type="http://schemas.openxmlformats.org/officeDocument/2006/relationships/oleObject" Target="embeddings/oleObject425.bin"/><Relationship Id="rId654" Type="http://schemas.openxmlformats.org/officeDocument/2006/relationships/oleObject" Target="embeddings/oleObject347.bin"/><Relationship Id="rId861" Type="http://schemas.openxmlformats.org/officeDocument/2006/relationships/oleObject" Target="embeddings/oleObject461.bin"/><Relationship Id="rId293" Type="http://schemas.openxmlformats.org/officeDocument/2006/relationships/image" Target="media/image140.wmf"/><Relationship Id="rId307" Type="http://schemas.openxmlformats.org/officeDocument/2006/relationships/image" Target="media/image146.wmf"/><Relationship Id="rId514" Type="http://schemas.openxmlformats.org/officeDocument/2006/relationships/image" Target="media/image233.wmf"/><Relationship Id="rId721" Type="http://schemas.openxmlformats.org/officeDocument/2006/relationships/oleObject" Target="embeddings/oleObject388.bin"/><Relationship Id="rId88" Type="http://schemas.openxmlformats.org/officeDocument/2006/relationships/oleObject" Target="embeddings/oleObject40.bin"/><Relationship Id="rId153" Type="http://schemas.openxmlformats.org/officeDocument/2006/relationships/image" Target="media/image71.wmf"/><Relationship Id="rId360" Type="http://schemas.openxmlformats.org/officeDocument/2006/relationships/image" Target="media/image171.wmf"/><Relationship Id="rId598" Type="http://schemas.openxmlformats.org/officeDocument/2006/relationships/oleObject" Target="embeddings/oleObject315.bin"/><Relationship Id="rId819" Type="http://schemas.openxmlformats.org/officeDocument/2006/relationships/image" Target="media/image372.wmf"/><Relationship Id="rId220" Type="http://schemas.openxmlformats.org/officeDocument/2006/relationships/image" Target="media/image104.wmf"/><Relationship Id="rId458" Type="http://schemas.openxmlformats.org/officeDocument/2006/relationships/image" Target="media/image206.wmf"/><Relationship Id="rId665" Type="http://schemas.openxmlformats.org/officeDocument/2006/relationships/image" Target="media/image303.wmf"/><Relationship Id="rId872" Type="http://schemas.openxmlformats.org/officeDocument/2006/relationships/oleObject" Target="embeddings/oleObject467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8.bin"/><Relationship Id="rId525" Type="http://schemas.openxmlformats.org/officeDocument/2006/relationships/oleObject" Target="embeddings/oleObject278.bin"/><Relationship Id="rId732" Type="http://schemas.openxmlformats.org/officeDocument/2006/relationships/image" Target="media/image330.wmf"/><Relationship Id="rId99" Type="http://schemas.openxmlformats.org/officeDocument/2006/relationships/image" Target="media/image45.wmf"/><Relationship Id="rId164" Type="http://schemas.openxmlformats.org/officeDocument/2006/relationships/oleObject" Target="embeddings/oleObject79.bin"/><Relationship Id="rId371" Type="http://schemas.openxmlformats.org/officeDocument/2006/relationships/image" Target="media/image176.wmf"/><Relationship Id="rId469" Type="http://schemas.openxmlformats.org/officeDocument/2006/relationships/image" Target="media/image211.wmf"/><Relationship Id="rId676" Type="http://schemas.openxmlformats.org/officeDocument/2006/relationships/oleObject" Target="embeddings/oleObject362.bin"/><Relationship Id="rId883" Type="http://schemas.openxmlformats.org/officeDocument/2006/relationships/oleObject" Target="embeddings/oleObject473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3.bin"/><Relationship Id="rId329" Type="http://schemas.openxmlformats.org/officeDocument/2006/relationships/image" Target="media/image157.wmf"/><Relationship Id="rId536" Type="http://schemas.openxmlformats.org/officeDocument/2006/relationships/image" Target="media/image244.wmf"/><Relationship Id="rId175" Type="http://schemas.openxmlformats.org/officeDocument/2006/relationships/image" Target="media/image82.wmf"/><Relationship Id="rId743" Type="http://schemas.openxmlformats.org/officeDocument/2006/relationships/oleObject" Target="embeddings/oleObject399.bin"/><Relationship Id="rId382" Type="http://schemas.openxmlformats.org/officeDocument/2006/relationships/oleObject" Target="embeddings/oleObject192.bin"/><Relationship Id="rId603" Type="http://schemas.openxmlformats.org/officeDocument/2006/relationships/image" Target="media/image277.wmf"/><Relationship Id="rId687" Type="http://schemas.openxmlformats.org/officeDocument/2006/relationships/image" Target="media/image309.wmf"/><Relationship Id="rId810" Type="http://schemas.openxmlformats.org/officeDocument/2006/relationships/image" Target="media/image368.wmf"/><Relationship Id="rId908" Type="http://schemas.openxmlformats.org/officeDocument/2006/relationships/oleObject" Target="embeddings/oleObject485.bin"/><Relationship Id="rId242" Type="http://schemas.openxmlformats.org/officeDocument/2006/relationships/image" Target="media/image115.wmf"/><Relationship Id="rId894" Type="http://schemas.openxmlformats.org/officeDocument/2006/relationships/image" Target="media/image407.wmf"/><Relationship Id="rId37" Type="http://schemas.openxmlformats.org/officeDocument/2006/relationships/oleObject" Target="embeddings/oleObject15.bin"/><Relationship Id="rId102" Type="http://schemas.openxmlformats.org/officeDocument/2006/relationships/oleObject" Target="embeddings/oleObject47.bin"/><Relationship Id="rId547" Type="http://schemas.openxmlformats.org/officeDocument/2006/relationships/oleObject" Target="embeddings/oleObject289.bin"/><Relationship Id="rId754" Type="http://schemas.openxmlformats.org/officeDocument/2006/relationships/image" Target="media/image340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90.bin"/><Relationship Id="rId393" Type="http://schemas.openxmlformats.org/officeDocument/2006/relationships/image" Target="media/image187.wmf"/><Relationship Id="rId407" Type="http://schemas.openxmlformats.org/officeDocument/2006/relationships/oleObject" Target="embeddings/oleObject208.bin"/><Relationship Id="rId614" Type="http://schemas.openxmlformats.org/officeDocument/2006/relationships/oleObject" Target="embeddings/oleObject323.bin"/><Relationship Id="rId821" Type="http://schemas.openxmlformats.org/officeDocument/2006/relationships/image" Target="media/image373.wmf"/><Relationship Id="rId253" Type="http://schemas.openxmlformats.org/officeDocument/2006/relationships/oleObject" Target="embeddings/oleObject124.bin"/><Relationship Id="rId460" Type="http://schemas.openxmlformats.org/officeDocument/2006/relationships/image" Target="media/image207.wmf"/><Relationship Id="rId698" Type="http://schemas.openxmlformats.org/officeDocument/2006/relationships/oleObject" Target="embeddings/oleObject376.bin"/><Relationship Id="rId919" Type="http://schemas.openxmlformats.org/officeDocument/2006/relationships/image" Target="media/image418.wmf"/><Relationship Id="rId48" Type="http://schemas.openxmlformats.org/officeDocument/2006/relationships/image" Target="media/image21.wmf"/><Relationship Id="rId113" Type="http://schemas.openxmlformats.org/officeDocument/2006/relationships/image" Target="media/image52.wmf"/><Relationship Id="rId320" Type="http://schemas.openxmlformats.org/officeDocument/2006/relationships/oleObject" Target="embeddings/oleObject159.bin"/><Relationship Id="rId558" Type="http://schemas.openxmlformats.org/officeDocument/2006/relationships/image" Target="media/image255.wmf"/><Relationship Id="rId765" Type="http://schemas.openxmlformats.org/officeDocument/2006/relationships/oleObject" Target="embeddings/oleObject411.bin"/><Relationship Id="rId197" Type="http://schemas.openxmlformats.org/officeDocument/2006/relationships/oleObject" Target="embeddings/oleObject95.bin"/><Relationship Id="rId418" Type="http://schemas.openxmlformats.org/officeDocument/2006/relationships/oleObject" Target="embeddings/oleObject217.bin"/><Relationship Id="rId625" Type="http://schemas.openxmlformats.org/officeDocument/2006/relationships/image" Target="media/image287.wmf"/><Relationship Id="rId832" Type="http://schemas.openxmlformats.org/officeDocument/2006/relationships/oleObject" Target="embeddings/oleObject445.bin"/><Relationship Id="rId264" Type="http://schemas.openxmlformats.org/officeDocument/2006/relationships/oleObject" Target="embeddings/oleObject130.bin"/><Relationship Id="rId471" Type="http://schemas.openxmlformats.org/officeDocument/2006/relationships/image" Target="media/image212.wmf"/><Relationship Id="rId59" Type="http://schemas.openxmlformats.org/officeDocument/2006/relationships/oleObject" Target="embeddings/oleObject26.bin"/><Relationship Id="rId124" Type="http://schemas.openxmlformats.org/officeDocument/2006/relationships/image" Target="media/image57.wmf"/><Relationship Id="rId569" Type="http://schemas.openxmlformats.org/officeDocument/2006/relationships/oleObject" Target="embeddings/oleObject300.bin"/><Relationship Id="rId776" Type="http://schemas.openxmlformats.org/officeDocument/2006/relationships/image" Target="media/image351.png"/><Relationship Id="rId331" Type="http://schemas.openxmlformats.org/officeDocument/2006/relationships/image" Target="media/image158.wmf"/><Relationship Id="rId429" Type="http://schemas.openxmlformats.org/officeDocument/2006/relationships/oleObject" Target="embeddings/oleObject227.bin"/><Relationship Id="rId636" Type="http://schemas.openxmlformats.org/officeDocument/2006/relationships/oleObject" Target="embeddings/oleObject336.bin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CocoaOOXMLWriter/1404.47</generator>
</meta>
</file>

<file path=customXml/itemProps1.xml><?xml version="1.0" encoding="utf-8"?>
<ds:datastoreItem xmlns:ds="http://schemas.openxmlformats.org/officeDocument/2006/customXml" ds:itemID="{F5B8C0D7-B2D5-4A20-AEBF-92922D5DD43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7337</Words>
  <Characters>41822</Characters>
  <Application>Microsoft Office Word</Application>
  <DocSecurity>0</DocSecurity>
  <Lines>348</Lines>
  <Paragraphs>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zukov</dc:creator>
  <cp:lastModifiedBy>Thibault Derrien</cp:lastModifiedBy>
  <cp:revision>21</cp:revision>
  <cp:lastPrinted>2019-02-14T18:26:00Z</cp:lastPrinted>
  <dcterms:created xsi:type="dcterms:W3CDTF">2018-03-23T01:14:00Z</dcterms:created>
  <dcterms:modified xsi:type="dcterms:W3CDTF">2019-02-14T18:26:00Z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